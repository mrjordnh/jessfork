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C5509" w14:textId="77777777" w:rsidR="004528FD" w:rsidRPr="00B670C0" w:rsidRDefault="004528FD" w:rsidP="00B670C0">
      <w:pPr>
        <w:widowControl w:val="0"/>
        <w:spacing w:line="240" w:lineRule="auto"/>
        <w:jc w:val="center"/>
        <w:rPr>
          <w:b/>
          <w:color w:val="244061" w:themeColor="accent1" w:themeShade="80"/>
          <w:sz w:val="32"/>
          <w:szCs w:val="32"/>
        </w:rPr>
      </w:pPr>
      <w:r w:rsidRPr="00B670C0">
        <w:rPr>
          <w:b/>
          <w:color w:val="244061" w:themeColor="accent1" w:themeShade="80"/>
          <w:sz w:val="32"/>
          <w:szCs w:val="32"/>
        </w:rPr>
        <w:t>MAIN PROGRESS REVIEW - SCIENTIFIC REPORT</w:t>
      </w:r>
    </w:p>
    <w:p w14:paraId="0636F970" w14:textId="77777777" w:rsidR="004528FD" w:rsidRPr="00B670C0" w:rsidRDefault="004528FD" w:rsidP="00B670C0">
      <w:pPr>
        <w:widowControl w:val="0"/>
        <w:spacing w:line="240" w:lineRule="auto"/>
        <w:jc w:val="center"/>
        <w:rPr>
          <w:color w:val="244061" w:themeColor="accent1" w:themeShade="80"/>
          <w:sz w:val="21"/>
          <w:szCs w:val="21"/>
        </w:rPr>
      </w:pPr>
      <w:r w:rsidRPr="00B670C0">
        <w:rPr>
          <w:b/>
          <w:color w:val="244061" w:themeColor="accent1" w:themeShade="80"/>
          <w:sz w:val="18"/>
          <w:szCs w:val="21"/>
        </w:rPr>
        <w:t>Please consult online guidelines for further information (intranet.nbi.ac.uk/cms/3131)</w:t>
      </w:r>
    </w:p>
    <w:p w14:paraId="060BF5E3" w14:textId="77777777" w:rsidR="004528FD" w:rsidRPr="00B670C0" w:rsidRDefault="004528FD" w:rsidP="00B670C0">
      <w:pPr>
        <w:widowControl w:val="0"/>
        <w:spacing w:line="240" w:lineRule="auto"/>
        <w:rPr>
          <w:color w:val="003366"/>
          <w:sz w:val="21"/>
          <w:szCs w:val="21"/>
        </w:rPr>
      </w:pPr>
    </w:p>
    <w:tbl>
      <w:tblPr>
        <w:tblStyle w:val="TableGrid"/>
        <w:tblW w:w="0" w:type="auto"/>
        <w:tblLook w:val="04A0" w:firstRow="1" w:lastRow="0" w:firstColumn="1" w:lastColumn="0" w:noHBand="0" w:noVBand="1"/>
      </w:tblPr>
      <w:tblGrid>
        <w:gridCol w:w="2079"/>
        <w:gridCol w:w="7271"/>
      </w:tblGrid>
      <w:tr w:rsidR="004528FD" w:rsidRPr="00B670C0" w14:paraId="56377E32" w14:textId="77777777" w:rsidTr="00DB6081">
        <w:tc>
          <w:tcPr>
            <w:tcW w:w="2235" w:type="dxa"/>
            <w:shd w:val="clear" w:color="auto" w:fill="95B3D7" w:themeFill="accent1" w:themeFillTint="99"/>
            <w:vAlign w:val="center"/>
          </w:tcPr>
          <w:p w14:paraId="13E4C1C9"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Student Name</w:t>
            </w:r>
          </w:p>
        </w:tc>
        <w:tc>
          <w:tcPr>
            <w:tcW w:w="8363" w:type="dxa"/>
            <w:vAlign w:val="center"/>
          </w:tcPr>
          <w:p w14:paraId="49EAF7F6" w14:textId="1F42D642" w:rsidR="004528FD" w:rsidRPr="00B670C0" w:rsidRDefault="004528FD" w:rsidP="00B670C0">
            <w:pPr>
              <w:widowControl w:val="0"/>
              <w:rPr>
                <w:rFonts w:ascii="Arial" w:hAnsi="Arial" w:cs="Arial"/>
                <w:color w:val="003366"/>
                <w:sz w:val="21"/>
                <w:szCs w:val="21"/>
              </w:rPr>
            </w:pPr>
            <w:r w:rsidRPr="00B670C0">
              <w:rPr>
                <w:rFonts w:ascii="Arial" w:hAnsi="Arial" w:cs="Arial"/>
                <w:color w:val="003366"/>
                <w:sz w:val="21"/>
                <w:szCs w:val="21"/>
              </w:rPr>
              <w:t>Jessica Peers</w:t>
            </w:r>
          </w:p>
        </w:tc>
      </w:tr>
      <w:tr w:rsidR="004528FD" w:rsidRPr="00B670C0" w14:paraId="03DCFF15" w14:textId="77777777" w:rsidTr="00DB6081">
        <w:tc>
          <w:tcPr>
            <w:tcW w:w="2235" w:type="dxa"/>
            <w:shd w:val="clear" w:color="auto" w:fill="95B3D7" w:themeFill="accent1" w:themeFillTint="99"/>
            <w:vAlign w:val="center"/>
          </w:tcPr>
          <w:p w14:paraId="29F1183C"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Institute</w:t>
            </w:r>
          </w:p>
        </w:tc>
        <w:tc>
          <w:tcPr>
            <w:tcW w:w="8363" w:type="dxa"/>
            <w:vAlign w:val="center"/>
          </w:tcPr>
          <w:p w14:paraId="213B87FF" w14:textId="21979F4C" w:rsidR="004528FD" w:rsidRPr="00B670C0" w:rsidRDefault="004528FD" w:rsidP="00B670C0">
            <w:pPr>
              <w:widowControl w:val="0"/>
              <w:rPr>
                <w:rFonts w:ascii="Arial" w:hAnsi="Arial" w:cs="Arial"/>
                <w:color w:val="003366"/>
                <w:sz w:val="21"/>
                <w:szCs w:val="21"/>
              </w:rPr>
            </w:pPr>
            <w:r w:rsidRPr="00B670C0">
              <w:rPr>
                <w:rFonts w:ascii="Arial" w:hAnsi="Arial" w:cs="Arial"/>
                <w:color w:val="003366"/>
                <w:sz w:val="21"/>
                <w:szCs w:val="21"/>
              </w:rPr>
              <w:t>Earlham Institute</w:t>
            </w:r>
          </w:p>
        </w:tc>
      </w:tr>
      <w:tr w:rsidR="004528FD" w:rsidRPr="00B670C0" w14:paraId="22895823" w14:textId="77777777" w:rsidTr="00DB6081">
        <w:tc>
          <w:tcPr>
            <w:tcW w:w="2235" w:type="dxa"/>
            <w:shd w:val="clear" w:color="auto" w:fill="95B3D7" w:themeFill="accent1" w:themeFillTint="99"/>
            <w:vAlign w:val="center"/>
          </w:tcPr>
          <w:p w14:paraId="50327A02"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Student Number</w:t>
            </w:r>
          </w:p>
        </w:tc>
        <w:tc>
          <w:tcPr>
            <w:tcW w:w="8363" w:type="dxa"/>
            <w:vAlign w:val="center"/>
          </w:tcPr>
          <w:p w14:paraId="3B7F6D1A" w14:textId="418D0142" w:rsidR="004528FD" w:rsidRPr="00B670C0" w:rsidRDefault="005B4957" w:rsidP="00B670C0">
            <w:pPr>
              <w:widowControl w:val="0"/>
              <w:rPr>
                <w:rFonts w:ascii="Arial" w:hAnsi="Arial" w:cs="Arial"/>
                <w:color w:val="003366"/>
                <w:sz w:val="21"/>
                <w:szCs w:val="21"/>
              </w:rPr>
            </w:pPr>
            <w:r w:rsidRPr="00B670C0">
              <w:rPr>
                <w:rFonts w:ascii="Arial" w:hAnsi="Arial" w:cs="Arial"/>
                <w:color w:val="003366"/>
                <w:sz w:val="21"/>
                <w:szCs w:val="21"/>
              </w:rPr>
              <w:t>100347054</w:t>
            </w:r>
          </w:p>
        </w:tc>
      </w:tr>
      <w:tr w:rsidR="004528FD" w:rsidRPr="00B670C0" w14:paraId="79675C9E" w14:textId="77777777" w:rsidTr="00DB6081">
        <w:tc>
          <w:tcPr>
            <w:tcW w:w="2235" w:type="dxa"/>
            <w:shd w:val="clear" w:color="auto" w:fill="95B3D7" w:themeFill="accent1" w:themeFillTint="99"/>
            <w:vAlign w:val="center"/>
          </w:tcPr>
          <w:p w14:paraId="0A06FA74"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Primary Supervisor</w:t>
            </w:r>
          </w:p>
        </w:tc>
        <w:tc>
          <w:tcPr>
            <w:tcW w:w="8363" w:type="dxa"/>
            <w:vAlign w:val="center"/>
          </w:tcPr>
          <w:p w14:paraId="48C2EF69" w14:textId="71A682B9" w:rsidR="004528FD" w:rsidRPr="00B670C0" w:rsidRDefault="005B4957" w:rsidP="00B670C0">
            <w:pPr>
              <w:widowControl w:val="0"/>
              <w:rPr>
                <w:rFonts w:ascii="Arial" w:hAnsi="Arial" w:cs="Arial"/>
                <w:color w:val="003366"/>
                <w:sz w:val="21"/>
                <w:szCs w:val="21"/>
              </w:rPr>
            </w:pPr>
            <w:r w:rsidRPr="00B670C0">
              <w:rPr>
                <w:rFonts w:ascii="Arial" w:hAnsi="Arial" w:cs="Arial"/>
                <w:color w:val="003366"/>
                <w:sz w:val="21"/>
                <w:szCs w:val="21"/>
              </w:rPr>
              <w:t>Wilfried Haerty</w:t>
            </w:r>
          </w:p>
        </w:tc>
      </w:tr>
      <w:tr w:rsidR="004528FD" w:rsidRPr="00B670C0" w14:paraId="36BE56F0" w14:textId="77777777" w:rsidTr="00DB6081">
        <w:tc>
          <w:tcPr>
            <w:tcW w:w="2235" w:type="dxa"/>
            <w:shd w:val="clear" w:color="auto" w:fill="95B3D7" w:themeFill="accent1" w:themeFillTint="99"/>
            <w:vAlign w:val="center"/>
          </w:tcPr>
          <w:p w14:paraId="0D591290"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Degree</w:t>
            </w:r>
          </w:p>
        </w:tc>
        <w:tc>
          <w:tcPr>
            <w:tcW w:w="8363" w:type="dxa"/>
            <w:vAlign w:val="center"/>
          </w:tcPr>
          <w:p w14:paraId="2D29C6DA" w14:textId="15402DA2" w:rsidR="004528FD" w:rsidRPr="00B670C0" w:rsidRDefault="004528FD" w:rsidP="00B670C0">
            <w:pPr>
              <w:widowControl w:val="0"/>
              <w:rPr>
                <w:rFonts w:ascii="Arial" w:hAnsi="Arial" w:cs="Arial"/>
                <w:color w:val="003366"/>
                <w:sz w:val="21"/>
                <w:szCs w:val="21"/>
              </w:rPr>
            </w:pPr>
            <w:r w:rsidRPr="00B670C0">
              <w:rPr>
                <w:rFonts w:ascii="Arial" w:hAnsi="Arial" w:cs="Arial"/>
                <w:color w:val="003366"/>
                <w:sz w:val="21"/>
                <w:szCs w:val="21"/>
              </w:rPr>
              <w:t>PhD</w:t>
            </w:r>
          </w:p>
        </w:tc>
      </w:tr>
      <w:tr w:rsidR="004528FD" w:rsidRPr="00B670C0" w14:paraId="196606BE" w14:textId="77777777" w:rsidTr="00DB6081">
        <w:tc>
          <w:tcPr>
            <w:tcW w:w="2235" w:type="dxa"/>
            <w:shd w:val="clear" w:color="auto" w:fill="95B3D7" w:themeFill="accent1" w:themeFillTint="99"/>
            <w:vAlign w:val="center"/>
          </w:tcPr>
          <w:p w14:paraId="3F1A0270"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Year</w:t>
            </w:r>
          </w:p>
        </w:tc>
        <w:tc>
          <w:tcPr>
            <w:tcW w:w="8363" w:type="dxa"/>
            <w:vAlign w:val="center"/>
          </w:tcPr>
          <w:p w14:paraId="63DC66F1" w14:textId="5A2351D4" w:rsidR="004528FD" w:rsidRPr="00B670C0" w:rsidRDefault="004528FD" w:rsidP="00B670C0">
            <w:pPr>
              <w:widowControl w:val="0"/>
              <w:rPr>
                <w:rFonts w:ascii="Arial" w:hAnsi="Arial" w:cs="Arial"/>
                <w:color w:val="003366"/>
                <w:sz w:val="21"/>
                <w:szCs w:val="21"/>
              </w:rPr>
            </w:pPr>
            <w:r w:rsidRPr="00B670C0">
              <w:rPr>
                <w:rFonts w:ascii="Arial" w:hAnsi="Arial" w:cs="Arial"/>
                <w:color w:val="003366"/>
                <w:sz w:val="21"/>
                <w:szCs w:val="21"/>
              </w:rPr>
              <w:t>1</w:t>
            </w:r>
          </w:p>
        </w:tc>
      </w:tr>
    </w:tbl>
    <w:p w14:paraId="7A1D5CAB" w14:textId="77777777" w:rsidR="004528FD" w:rsidRPr="00B670C0" w:rsidRDefault="004528FD" w:rsidP="00B670C0">
      <w:pPr>
        <w:widowControl w:val="0"/>
        <w:spacing w:line="240" w:lineRule="auto"/>
        <w:rPr>
          <w:b/>
          <w:color w:val="003366"/>
          <w:sz w:val="21"/>
          <w:szCs w:val="21"/>
        </w:rPr>
      </w:pPr>
    </w:p>
    <w:p w14:paraId="53790E6C" w14:textId="77777777" w:rsidR="004528FD" w:rsidRPr="00B670C0" w:rsidRDefault="004528FD" w:rsidP="00B670C0">
      <w:pPr>
        <w:widowControl w:val="0"/>
        <w:spacing w:line="240" w:lineRule="auto"/>
        <w:rPr>
          <w:sz w:val="21"/>
          <w:szCs w:val="21"/>
        </w:rPr>
      </w:pPr>
      <w:r w:rsidRPr="00B670C0">
        <w:rPr>
          <w:sz w:val="21"/>
          <w:szCs w:val="21"/>
        </w:rPr>
        <w:t xml:space="preserve">Please insert your completed Scientific Report below and submit as instructed.     </w:t>
      </w:r>
    </w:p>
    <w:p w14:paraId="662B1A47" w14:textId="77777777" w:rsidR="004528FD" w:rsidRPr="00B670C0" w:rsidRDefault="004528FD" w:rsidP="00B670C0">
      <w:pPr>
        <w:widowControl w:val="0"/>
        <w:spacing w:line="240" w:lineRule="auto"/>
        <w:rPr>
          <w:sz w:val="21"/>
          <w:szCs w:val="21"/>
        </w:rPr>
      </w:pPr>
    </w:p>
    <w:p w14:paraId="1E9BF5DA" w14:textId="77777777" w:rsidR="004528FD" w:rsidRPr="00B670C0" w:rsidRDefault="004528FD" w:rsidP="00B670C0">
      <w:pPr>
        <w:widowControl w:val="0"/>
        <w:spacing w:line="240" w:lineRule="auto"/>
        <w:rPr>
          <w:sz w:val="21"/>
          <w:szCs w:val="21"/>
        </w:rPr>
      </w:pPr>
    </w:p>
    <w:p w14:paraId="603380CA" w14:textId="77777777" w:rsidR="004528FD" w:rsidRPr="00B670C0" w:rsidRDefault="004528FD" w:rsidP="00B670C0">
      <w:pPr>
        <w:spacing w:line="240" w:lineRule="auto"/>
        <w:rPr>
          <w:sz w:val="21"/>
          <w:szCs w:val="21"/>
        </w:rPr>
      </w:pPr>
    </w:p>
    <w:p w14:paraId="32E0A1FF" w14:textId="77777777" w:rsidR="004528FD" w:rsidRPr="00B670C0" w:rsidRDefault="004528FD" w:rsidP="00B670C0">
      <w:pPr>
        <w:spacing w:line="240" w:lineRule="auto"/>
        <w:rPr>
          <w:sz w:val="21"/>
          <w:szCs w:val="21"/>
        </w:rPr>
      </w:pPr>
    </w:p>
    <w:p w14:paraId="6EB37A97" w14:textId="77777777" w:rsidR="004528FD" w:rsidRPr="00B670C0" w:rsidRDefault="004528FD" w:rsidP="00B670C0">
      <w:pPr>
        <w:spacing w:line="240" w:lineRule="auto"/>
        <w:rPr>
          <w:sz w:val="21"/>
          <w:szCs w:val="21"/>
        </w:rPr>
      </w:pPr>
    </w:p>
    <w:p w14:paraId="7672F394" w14:textId="77777777" w:rsidR="004528FD" w:rsidRPr="00B670C0" w:rsidRDefault="004528FD" w:rsidP="00B670C0">
      <w:pPr>
        <w:spacing w:line="240" w:lineRule="auto"/>
        <w:rPr>
          <w:sz w:val="21"/>
          <w:szCs w:val="21"/>
        </w:rPr>
      </w:pPr>
    </w:p>
    <w:p w14:paraId="32F7775E" w14:textId="77777777" w:rsidR="004528FD" w:rsidRPr="00B670C0" w:rsidRDefault="004528FD" w:rsidP="00B670C0">
      <w:pPr>
        <w:spacing w:line="240" w:lineRule="auto"/>
        <w:rPr>
          <w:sz w:val="21"/>
          <w:szCs w:val="21"/>
        </w:rPr>
      </w:pPr>
    </w:p>
    <w:p w14:paraId="5CBE847E" w14:textId="77777777" w:rsidR="004528FD" w:rsidRPr="00B670C0" w:rsidRDefault="004528FD" w:rsidP="00B670C0">
      <w:pPr>
        <w:spacing w:line="240" w:lineRule="auto"/>
        <w:rPr>
          <w:b/>
          <w:sz w:val="24"/>
          <w:szCs w:val="24"/>
          <w:highlight w:val="white"/>
        </w:rPr>
      </w:pPr>
    </w:p>
    <w:p w14:paraId="084EDA2D" w14:textId="65FD2982" w:rsidR="00EB16B2" w:rsidRPr="00B670C0" w:rsidRDefault="004528FD" w:rsidP="00B670C0">
      <w:pPr>
        <w:spacing w:line="240" w:lineRule="auto"/>
        <w:rPr>
          <w:b/>
          <w:sz w:val="24"/>
          <w:szCs w:val="24"/>
          <w:highlight w:val="white"/>
        </w:rPr>
      </w:pPr>
      <w:r w:rsidRPr="00B670C0">
        <w:rPr>
          <w:b/>
          <w:sz w:val="24"/>
          <w:szCs w:val="24"/>
          <w:highlight w:val="white"/>
        </w:rPr>
        <w:br w:type="page"/>
      </w:r>
    </w:p>
    <w:p w14:paraId="54AB27F7" w14:textId="77777777" w:rsidR="00F313BD" w:rsidRPr="00B670C0" w:rsidRDefault="00F313BD" w:rsidP="00B670C0">
      <w:pPr>
        <w:spacing w:line="240" w:lineRule="auto"/>
        <w:jc w:val="center"/>
        <w:rPr>
          <w:bCs/>
          <w:sz w:val="28"/>
          <w:szCs w:val="28"/>
          <w:highlight w:val="white"/>
        </w:rPr>
      </w:pPr>
    </w:p>
    <w:p w14:paraId="520A8323" w14:textId="77777777" w:rsidR="00F313BD" w:rsidRPr="00B670C0" w:rsidRDefault="00F313BD" w:rsidP="00B670C0">
      <w:pPr>
        <w:spacing w:line="240" w:lineRule="auto"/>
        <w:jc w:val="center"/>
        <w:rPr>
          <w:bCs/>
          <w:sz w:val="28"/>
          <w:szCs w:val="28"/>
          <w:highlight w:val="white"/>
        </w:rPr>
      </w:pPr>
    </w:p>
    <w:p w14:paraId="0A032ED9" w14:textId="682D72D7" w:rsidR="00F313BD" w:rsidRPr="00B670C0" w:rsidRDefault="00F313BD" w:rsidP="00B670C0">
      <w:pPr>
        <w:spacing w:line="240" w:lineRule="auto"/>
        <w:jc w:val="center"/>
        <w:rPr>
          <w:bCs/>
          <w:sz w:val="28"/>
          <w:szCs w:val="28"/>
          <w:highlight w:val="white"/>
        </w:rPr>
      </w:pPr>
    </w:p>
    <w:p w14:paraId="391A150F" w14:textId="5FA14899" w:rsidR="00F313BD" w:rsidRPr="00B670C0" w:rsidRDefault="00B749A2" w:rsidP="00B670C0">
      <w:pPr>
        <w:spacing w:line="240" w:lineRule="auto"/>
        <w:jc w:val="center"/>
        <w:rPr>
          <w:bCs/>
          <w:sz w:val="28"/>
          <w:szCs w:val="28"/>
          <w:highlight w:val="white"/>
        </w:rPr>
      </w:pPr>
      <w:r w:rsidRPr="00B670C0">
        <w:rPr>
          <w:bCs/>
          <w:noProof/>
          <w:sz w:val="44"/>
          <w:szCs w:val="44"/>
        </w:rPr>
        <mc:AlternateContent>
          <mc:Choice Requires="wps">
            <w:drawing>
              <wp:anchor distT="0" distB="0" distL="114300" distR="114300" simplePos="0" relativeHeight="251665408" behindDoc="0" locked="0" layoutInCell="1" allowOverlap="1" wp14:anchorId="5B4EA7C0" wp14:editId="3C94C451">
                <wp:simplePos x="0" y="0"/>
                <wp:positionH relativeFrom="margin">
                  <wp:align>center</wp:align>
                </wp:positionH>
                <wp:positionV relativeFrom="paragraph">
                  <wp:posOffset>109877</wp:posOffset>
                </wp:positionV>
                <wp:extent cx="6050456" cy="0"/>
                <wp:effectExtent l="0" t="0" r="7620" b="12700"/>
                <wp:wrapNone/>
                <wp:docPr id="16" name="Straight Connector 16"/>
                <wp:cNvGraphicFramePr/>
                <a:graphic xmlns:a="http://schemas.openxmlformats.org/drawingml/2006/main">
                  <a:graphicData uri="http://schemas.microsoft.com/office/word/2010/wordprocessingShape">
                    <wps:wsp>
                      <wps:cNvCnPr/>
                      <wps:spPr>
                        <a:xfrm>
                          <a:off x="0" y="0"/>
                          <a:ext cx="6050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49493B" id="Straight Connector 16" o:spid="_x0000_s1026" style="position:absolute;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65pt" to="476.4pt,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" strokecolor="black [3040]">
                <w10:wrap anchorx="margin"/>
              </v:line>
            </w:pict>
          </mc:Fallback>
        </mc:AlternateContent>
      </w:r>
    </w:p>
    <w:p w14:paraId="794E36CD" w14:textId="34770C40" w:rsidR="00F313BD" w:rsidRPr="00B670C0" w:rsidRDefault="00F313BD" w:rsidP="00B670C0">
      <w:pPr>
        <w:spacing w:line="240" w:lineRule="auto"/>
        <w:jc w:val="center"/>
        <w:rPr>
          <w:bCs/>
          <w:sz w:val="48"/>
          <w:szCs w:val="48"/>
          <w:highlight w:val="white"/>
        </w:rPr>
      </w:pPr>
      <w:r w:rsidRPr="00B670C0">
        <w:rPr>
          <w:bCs/>
          <w:sz w:val="48"/>
          <w:szCs w:val="48"/>
          <w:highlight w:val="white"/>
        </w:rPr>
        <w:t>Shining a light on the cost of domestication in the dark genome</w:t>
      </w:r>
    </w:p>
    <w:p w14:paraId="3BD0317E" w14:textId="66121AF6" w:rsidR="00F313BD" w:rsidRPr="00B670C0" w:rsidRDefault="00B749A2" w:rsidP="00B670C0">
      <w:pPr>
        <w:spacing w:line="240" w:lineRule="auto"/>
        <w:rPr>
          <w:bCs/>
          <w:sz w:val="44"/>
          <w:szCs w:val="44"/>
          <w:highlight w:val="white"/>
        </w:rPr>
      </w:pPr>
      <w:r w:rsidRPr="00B670C0">
        <w:rPr>
          <w:bCs/>
          <w:noProof/>
          <w:sz w:val="44"/>
          <w:szCs w:val="44"/>
        </w:rPr>
        <mc:AlternateContent>
          <mc:Choice Requires="wps">
            <w:drawing>
              <wp:anchor distT="0" distB="0" distL="114300" distR="114300" simplePos="0" relativeHeight="251663360" behindDoc="0" locked="0" layoutInCell="1" allowOverlap="1" wp14:anchorId="3ACC45CE" wp14:editId="06F80CBF">
                <wp:simplePos x="0" y="0"/>
                <wp:positionH relativeFrom="margin">
                  <wp:align>center</wp:align>
                </wp:positionH>
                <wp:positionV relativeFrom="paragraph">
                  <wp:posOffset>124122</wp:posOffset>
                </wp:positionV>
                <wp:extent cx="6050456" cy="0"/>
                <wp:effectExtent l="0" t="0" r="7620" b="12700"/>
                <wp:wrapNone/>
                <wp:docPr id="15" name="Straight Connector 15"/>
                <wp:cNvGraphicFramePr/>
                <a:graphic xmlns:a="http://schemas.openxmlformats.org/drawingml/2006/main">
                  <a:graphicData uri="http://schemas.microsoft.com/office/word/2010/wordprocessingShape">
                    <wps:wsp>
                      <wps:cNvCnPr/>
                      <wps:spPr>
                        <a:xfrm>
                          <a:off x="0" y="0"/>
                          <a:ext cx="6050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F5DDC5" id="Straight Connector 15" o:spid="_x0000_s1026" style="position:absolute;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9.75pt" to="476.4pt,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" strokecolor="black [3040]">
                <w10:wrap anchorx="margin"/>
              </v:line>
            </w:pict>
          </mc:Fallback>
        </mc:AlternateContent>
      </w:r>
    </w:p>
    <w:p w14:paraId="7109F217" w14:textId="107CC76D" w:rsidR="00B749A2" w:rsidRPr="00B670C0" w:rsidRDefault="00B749A2" w:rsidP="00B670C0">
      <w:pPr>
        <w:spacing w:line="240" w:lineRule="auto"/>
        <w:rPr>
          <w:bCs/>
          <w:sz w:val="44"/>
          <w:szCs w:val="44"/>
          <w:highlight w:val="white"/>
        </w:rPr>
      </w:pPr>
    </w:p>
    <w:p w14:paraId="31B3FB31" w14:textId="2BFED2D6" w:rsidR="00F313BD" w:rsidRPr="00B670C0" w:rsidRDefault="0068219E" w:rsidP="00B670C0">
      <w:pPr>
        <w:spacing w:line="240" w:lineRule="auto"/>
        <w:jc w:val="center"/>
        <w:rPr>
          <w:bCs/>
          <w:sz w:val="24"/>
          <w:szCs w:val="24"/>
          <w:highlight w:val="white"/>
        </w:rPr>
      </w:pPr>
      <w:r w:rsidRPr="00B670C0">
        <w:rPr>
          <w:bCs/>
          <w:sz w:val="24"/>
          <w:szCs w:val="24"/>
          <w:highlight w:val="white"/>
        </w:rPr>
        <w:t>Probation Review –</w:t>
      </w:r>
      <w:r w:rsidR="00F313BD" w:rsidRPr="00B670C0">
        <w:rPr>
          <w:bCs/>
          <w:sz w:val="24"/>
          <w:szCs w:val="24"/>
          <w:highlight w:val="white"/>
        </w:rPr>
        <w:t xml:space="preserve"> Scientific Report</w:t>
      </w:r>
    </w:p>
    <w:p w14:paraId="7ED54DE9" w14:textId="77777777" w:rsidR="0068219E" w:rsidRPr="00B670C0" w:rsidRDefault="0068219E" w:rsidP="00B670C0">
      <w:pPr>
        <w:spacing w:line="240" w:lineRule="auto"/>
        <w:jc w:val="center"/>
        <w:rPr>
          <w:bCs/>
          <w:sz w:val="24"/>
          <w:szCs w:val="24"/>
          <w:highlight w:val="white"/>
        </w:rPr>
      </w:pPr>
    </w:p>
    <w:p w14:paraId="195B6624" w14:textId="581ADFE0" w:rsidR="00F313BD" w:rsidRPr="00B670C0" w:rsidRDefault="00F313BD" w:rsidP="00B670C0">
      <w:pPr>
        <w:spacing w:line="240" w:lineRule="auto"/>
        <w:jc w:val="center"/>
        <w:rPr>
          <w:bCs/>
          <w:sz w:val="24"/>
          <w:szCs w:val="24"/>
          <w:highlight w:val="white"/>
        </w:rPr>
      </w:pPr>
      <w:r w:rsidRPr="00B670C0">
        <w:rPr>
          <w:bCs/>
          <w:sz w:val="24"/>
          <w:szCs w:val="24"/>
          <w:highlight w:val="white"/>
        </w:rPr>
        <w:t>Jessica Peers</w:t>
      </w:r>
    </w:p>
    <w:p w14:paraId="1A0B7483" w14:textId="4C7E79E3" w:rsidR="0068219E" w:rsidRPr="00B670C0" w:rsidRDefault="0068219E" w:rsidP="00B670C0">
      <w:pPr>
        <w:spacing w:line="240" w:lineRule="auto"/>
        <w:jc w:val="center"/>
        <w:rPr>
          <w:bCs/>
          <w:sz w:val="24"/>
          <w:szCs w:val="24"/>
          <w:highlight w:val="white"/>
        </w:rPr>
      </w:pPr>
      <w:r w:rsidRPr="00B670C0">
        <w:rPr>
          <w:bCs/>
          <w:sz w:val="24"/>
          <w:szCs w:val="24"/>
          <w:highlight w:val="white"/>
        </w:rPr>
        <w:t>Student Number: 100347054</w:t>
      </w:r>
    </w:p>
    <w:p w14:paraId="0BBE3193" w14:textId="77777777" w:rsidR="0068219E" w:rsidRPr="00B670C0" w:rsidRDefault="0068219E" w:rsidP="00B670C0">
      <w:pPr>
        <w:spacing w:line="240" w:lineRule="auto"/>
        <w:rPr>
          <w:bCs/>
          <w:sz w:val="24"/>
          <w:szCs w:val="24"/>
        </w:rPr>
      </w:pPr>
    </w:p>
    <w:p w14:paraId="3A531E37" w14:textId="2AE15FCD" w:rsidR="00561605" w:rsidRPr="00B670C0" w:rsidRDefault="00B749A2" w:rsidP="00B670C0">
      <w:pPr>
        <w:spacing w:line="240" w:lineRule="auto"/>
        <w:rPr>
          <w:rFonts w:eastAsia="Times New Roman"/>
        </w:rPr>
      </w:pPr>
      <w:r w:rsidRPr="00B670C0">
        <w:rPr>
          <w:rFonts w:eastAsia="Times New Roman"/>
          <w:noProof/>
        </w:rPr>
        <w:drawing>
          <wp:anchor distT="0" distB="0" distL="114300" distR="114300" simplePos="0" relativeHeight="251660288" behindDoc="0" locked="0" layoutInCell="1" allowOverlap="1" wp14:anchorId="656E52E7" wp14:editId="1B10A941">
            <wp:simplePos x="0" y="0"/>
            <wp:positionH relativeFrom="margin">
              <wp:posOffset>-635</wp:posOffset>
            </wp:positionH>
            <wp:positionV relativeFrom="paragraph">
              <wp:posOffset>2838450</wp:posOffset>
            </wp:positionV>
            <wp:extent cx="3642995" cy="673100"/>
            <wp:effectExtent l="0" t="0" r="1905" b="0"/>
            <wp:wrapNone/>
            <wp:docPr id="12" name="Picture 12" descr="Major funding boost for bioscientists of the future | John Innes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jor funding boost for bioscientists of the future | John Innes Centr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79" t="36455" r="4238" b="32845"/>
                    <a:stretch/>
                  </pic:blipFill>
                  <pic:spPr bwMode="auto">
                    <a:xfrm>
                      <a:off x="0" y="0"/>
                      <a:ext cx="3642995" cy="67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70C0">
        <w:rPr>
          <w:rFonts w:eastAsia="Times New Roman"/>
          <w:noProof/>
        </w:rPr>
        <w:drawing>
          <wp:anchor distT="0" distB="0" distL="114300" distR="114300" simplePos="0" relativeHeight="251661312" behindDoc="0" locked="0" layoutInCell="1" allowOverlap="1" wp14:anchorId="719112F0" wp14:editId="12FD50C7">
            <wp:simplePos x="0" y="0"/>
            <wp:positionH relativeFrom="margin">
              <wp:posOffset>3830955</wp:posOffset>
            </wp:positionH>
            <wp:positionV relativeFrom="paragraph">
              <wp:posOffset>2777490</wp:posOffset>
            </wp:positionV>
            <wp:extent cx="2112645" cy="798830"/>
            <wp:effectExtent l="0" t="0" r="0" b="1270"/>
            <wp:wrapNone/>
            <wp:docPr id="13" name="Picture 13" descr="bbsrc-logo | Luna-Díez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bsrc-logo | Luna-Díez La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645" cy="798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70C0">
        <w:rPr>
          <w:rFonts w:eastAsia="Times New Roman"/>
          <w:noProof/>
        </w:rPr>
        <w:drawing>
          <wp:anchor distT="0" distB="0" distL="114300" distR="114300" simplePos="0" relativeHeight="251662336" behindDoc="0" locked="0" layoutInCell="1" allowOverlap="1" wp14:anchorId="1406C10A" wp14:editId="14516E33">
            <wp:simplePos x="0" y="0"/>
            <wp:positionH relativeFrom="margin">
              <wp:posOffset>2309495</wp:posOffset>
            </wp:positionH>
            <wp:positionV relativeFrom="paragraph">
              <wp:posOffset>1771015</wp:posOffset>
            </wp:positionV>
            <wp:extent cx="1324610" cy="863600"/>
            <wp:effectExtent l="0" t="0" r="0" b="0"/>
            <wp:wrapNone/>
            <wp:docPr id="14" name="Picture 14" descr="uea-logo – Refugee 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ea-logo – Refugee Hosts"/>
                    <pic:cNvPicPr>
                      <a:picLocks noChangeAspect="1" noChangeArrowheads="1"/>
                    </pic:cNvPicPr>
                  </pic:nvPicPr>
                  <pic:blipFill rotWithShape="1">
                    <a:blip r:embed="rId10">
                      <a:extLst>
                        <a:ext uri="{28A0092B-C50C-407E-A947-70E740481C1C}">
                          <a14:useLocalDpi xmlns:a14="http://schemas.microsoft.com/office/drawing/2010/main" val="0"/>
                        </a:ext>
                      </a:extLst>
                    </a:blip>
                    <a:srcRect l="27055" t="24957" r="27582" b="23739"/>
                    <a:stretch/>
                  </pic:blipFill>
                  <pic:spPr bwMode="auto">
                    <a:xfrm>
                      <a:off x="0" y="0"/>
                      <a:ext cx="1324610"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70C0">
        <w:rPr>
          <w:rFonts w:eastAsia="Times New Roman"/>
          <w:noProof/>
        </w:rPr>
        <w:drawing>
          <wp:anchor distT="0" distB="0" distL="114300" distR="114300" simplePos="0" relativeHeight="251658240" behindDoc="0" locked="0" layoutInCell="1" allowOverlap="1" wp14:anchorId="0F441961" wp14:editId="0206E0D7">
            <wp:simplePos x="0" y="0"/>
            <wp:positionH relativeFrom="margin">
              <wp:posOffset>1835150</wp:posOffset>
            </wp:positionH>
            <wp:positionV relativeFrom="paragraph">
              <wp:posOffset>762526</wp:posOffset>
            </wp:positionV>
            <wp:extent cx="2270125" cy="740410"/>
            <wp:effectExtent l="0" t="0" r="3175" b="0"/>
            <wp:wrapNone/>
            <wp:docPr id="9" name="Picture 9" descr="Brand | Earlham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 Earlham Institu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0125" cy="74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3BD" w:rsidRPr="00B670C0">
        <w:rPr>
          <w:bCs/>
          <w:sz w:val="28"/>
          <w:szCs w:val="28"/>
          <w:highlight w:val="white"/>
        </w:rPr>
        <w:br w:type="page"/>
      </w:r>
      <w:r w:rsidR="00512AAB" w:rsidRPr="00B670C0">
        <w:rPr>
          <w:rFonts w:eastAsia="Times New Roman"/>
        </w:rPr>
        <w:fldChar w:fldCharType="begin"/>
      </w:r>
      <w:r w:rsidR="00512AAB" w:rsidRPr="00B670C0">
        <w:rPr>
          <w:rFonts w:eastAsia="Times New Roman"/>
        </w:rPr>
        <w:instrText xml:space="preserve"> INCLUDEPICTURE "https://refugeehosts.files.wordpress.com/2016/09/uea-logo.png" \* MERGEFORMATINET </w:instrText>
      </w:r>
      <w:r w:rsidR="00013A13">
        <w:rPr>
          <w:rFonts w:eastAsia="Times New Roman"/>
        </w:rPr>
        <w:fldChar w:fldCharType="separate"/>
      </w:r>
      <w:r w:rsidR="00512AAB" w:rsidRPr="00B670C0">
        <w:rPr>
          <w:rFonts w:eastAsia="Times New Roman"/>
        </w:rPr>
        <w:fldChar w:fldCharType="end"/>
      </w:r>
      <w:r w:rsidR="00512AAB" w:rsidRPr="00B670C0">
        <w:rPr>
          <w:rFonts w:eastAsia="Times New Roman"/>
        </w:rPr>
        <w:fldChar w:fldCharType="begin"/>
      </w:r>
      <w:r w:rsidR="00512AAB" w:rsidRPr="00B670C0">
        <w:rPr>
          <w:rFonts w:eastAsia="Times New Roman"/>
        </w:rPr>
        <w:instrText xml:space="preserve"> INCLUDEPICTURE "https://lunasresearch.files.wordpress.com/2016/12/bbsrc-logo.png" \* MERGEFORMATINET </w:instrText>
      </w:r>
      <w:r w:rsidR="00013A13">
        <w:rPr>
          <w:rFonts w:eastAsia="Times New Roman"/>
        </w:rPr>
        <w:fldChar w:fldCharType="separate"/>
      </w:r>
      <w:r w:rsidR="00512AAB" w:rsidRPr="00B670C0">
        <w:rPr>
          <w:rFonts w:eastAsia="Times New Roman"/>
        </w:rPr>
        <w:fldChar w:fldCharType="end"/>
      </w:r>
    </w:p>
    <w:sdt>
      <w:sdtPr>
        <w:rPr>
          <w:rFonts w:ascii="Arial" w:eastAsia="Arial" w:hAnsi="Arial" w:cs="Arial"/>
          <w:bCs w:val="0"/>
          <w:color w:val="auto"/>
          <w:sz w:val="21"/>
          <w:szCs w:val="21"/>
          <w:lang w:val="en-GB" w:eastAsia="en-GB"/>
        </w:rPr>
        <w:id w:val="-589079308"/>
        <w:docPartObj>
          <w:docPartGallery w:val="Table of Contents"/>
          <w:docPartUnique/>
        </w:docPartObj>
      </w:sdtPr>
      <w:sdtEndPr>
        <w:rPr>
          <w:b/>
          <w:noProof/>
        </w:rPr>
      </w:sdtEndPr>
      <w:sdtContent>
        <w:p w14:paraId="4003E486" w14:textId="23250368" w:rsidR="00F0345F" w:rsidRPr="00B670C0" w:rsidRDefault="00F0345F" w:rsidP="00B670C0">
          <w:pPr>
            <w:pStyle w:val="TOCHeading"/>
            <w:spacing w:line="240" w:lineRule="auto"/>
            <w:rPr>
              <w:rFonts w:ascii="Arial" w:hAnsi="Arial" w:cs="Arial"/>
              <w:b/>
              <w:bCs w:val="0"/>
              <w:color w:val="000000" w:themeColor="text1"/>
              <w:sz w:val="24"/>
              <w:szCs w:val="24"/>
            </w:rPr>
          </w:pPr>
          <w:r w:rsidRPr="00B670C0">
            <w:rPr>
              <w:rFonts w:ascii="Arial" w:hAnsi="Arial" w:cs="Arial"/>
              <w:b/>
              <w:bCs w:val="0"/>
              <w:color w:val="000000" w:themeColor="text1"/>
              <w:sz w:val="24"/>
              <w:szCs w:val="24"/>
            </w:rPr>
            <w:t>Contents</w:t>
          </w:r>
        </w:p>
        <w:p w14:paraId="1BE48270" w14:textId="5DBED34C" w:rsidR="00B670C0" w:rsidRPr="00B670C0" w:rsidRDefault="00F0345F" w:rsidP="00B670C0">
          <w:pPr>
            <w:pStyle w:val="TOC1"/>
            <w:spacing w:line="240" w:lineRule="auto"/>
            <w:rPr>
              <w:rFonts w:eastAsiaTheme="minorEastAsia"/>
              <w:b w:val="0"/>
              <w:bCs w:val="0"/>
            </w:rPr>
          </w:pPr>
          <w:r w:rsidRPr="00B670C0">
            <w:rPr>
              <w:noProof w:val="0"/>
              <w:sz w:val="21"/>
              <w:szCs w:val="21"/>
            </w:rPr>
            <w:fldChar w:fldCharType="begin"/>
          </w:r>
          <w:r w:rsidRPr="00B670C0">
            <w:rPr>
              <w:sz w:val="21"/>
              <w:szCs w:val="21"/>
            </w:rPr>
            <w:instrText xml:space="preserve"> TOC \o "1-3" \h \z \u </w:instrText>
          </w:r>
          <w:r w:rsidRPr="00B670C0">
            <w:rPr>
              <w:noProof w:val="0"/>
              <w:sz w:val="21"/>
              <w:szCs w:val="21"/>
            </w:rPr>
            <w:fldChar w:fldCharType="separate"/>
          </w:r>
          <w:hyperlink w:anchor="_Toc101790675" w:history="1">
            <w:r w:rsidR="00B670C0" w:rsidRPr="00B670C0">
              <w:rPr>
                <w:rStyle w:val="Hyperlink"/>
                <w:sz w:val="21"/>
                <w:szCs w:val="21"/>
              </w:rPr>
              <w:t>1.</w:t>
            </w:r>
            <w:r w:rsidR="00B670C0" w:rsidRPr="00B670C0">
              <w:rPr>
                <w:rFonts w:eastAsiaTheme="minorEastAsia"/>
                <w:b w:val="0"/>
                <w:bCs w:val="0"/>
              </w:rPr>
              <w:tab/>
            </w:r>
            <w:r w:rsidR="00B670C0" w:rsidRPr="00B670C0">
              <w:rPr>
                <w:rStyle w:val="Hyperlink"/>
                <w:sz w:val="21"/>
                <w:szCs w:val="21"/>
              </w:rPr>
              <w:t>Abstract</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_Toc101790675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4</w:t>
            </w:r>
            <w:r w:rsidR="00B670C0" w:rsidRPr="00B670C0">
              <w:rPr>
                <w:webHidden/>
                <w:sz w:val="21"/>
                <w:szCs w:val="21"/>
              </w:rPr>
              <w:fldChar w:fldCharType="end"/>
            </w:r>
          </w:hyperlink>
        </w:p>
        <w:p w14:paraId="286CD2A3" w14:textId="1D5DEE73" w:rsidR="00B670C0" w:rsidRPr="00B670C0" w:rsidRDefault="00013A13" w:rsidP="00B670C0">
          <w:pPr>
            <w:pStyle w:val="TOC1"/>
            <w:spacing w:line="240" w:lineRule="auto"/>
            <w:rPr>
              <w:rFonts w:eastAsiaTheme="minorEastAsia"/>
              <w:b w:val="0"/>
              <w:bCs w:val="0"/>
            </w:rPr>
          </w:pPr>
          <w:hyperlink w:anchor="_Toc101790676" w:history="1">
            <w:r w:rsidR="00B670C0" w:rsidRPr="00B670C0">
              <w:rPr>
                <w:rStyle w:val="Hyperlink"/>
                <w:sz w:val="21"/>
                <w:szCs w:val="21"/>
              </w:rPr>
              <w:t>2.</w:t>
            </w:r>
            <w:r w:rsidR="00B670C0" w:rsidRPr="00B670C0">
              <w:rPr>
                <w:rFonts w:eastAsiaTheme="minorEastAsia"/>
                <w:b w:val="0"/>
                <w:bCs w:val="0"/>
              </w:rPr>
              <w:tab/>
            </w:r>
            <w:r w:rsidR="00B670C0" w:rsidRPr="00B670C0">
              <w:rPr>
                <w:rStyle w:val="Hyperlink"/>
                <w:sz w:val="21"/>
                <w:szCs w:val="21"/>
              </w:rPr>
              <w:t xml:space="preserve">Theory </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_Toc101790676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4</w:t>
            </w:r>
            <w:r w:rsidR="00B670C0" w:rsidRPr="00B670C0">
              <w:rPr>
                <w:webHidden/>
                <w:sz w:val="21"/>
                <w:szCs w:val="21"/>
              </w:rPr>
              <w:fldChar w:fldCharType="end"/>
            </w:r>
          </w:hyperlink>
        </w:p>
        <w:p w14:paraId="71D989C8" w14:textId="056C8A33"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77" w:history="1">
            <w:r w:rsidR="00B670C0" w:rsidRPr="00B670C0">
              <w:rPr>
                <w:rStyle w:val="Hyperlink"/>
                <w:rFonts w:ascii="Arial" w:hAnsi="Arial"/>
                <w:b w:val="0"/>
                <w:bCs w:val="0"/>
                <w:noProof/>
                <w:sz w:val="21"/>
                <w:szCs w:val="21"/>
              </w:rPr>
              <w:t>2.1. Bottlenecks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_Toc101790677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4</w:t>
            </w:r>
            <w:r w:rsidR="00B670C0" w:rsidRPr="00B670C0">
              <w:rPr>
                <w:rFonts w:ascii="Arial" w:hAnsi="Arial"/>
                <w:b w:val="0"/>
                <w:bCs w:val="0"/>
                <w:noProof/>
                <w:webHidden/>
                <w:sz w:val="21"/>
                <w:szCs w:val="21"/>
              </w:rPr>
              <w:fldChar w:fldCharType="end"/>
            </w:r>
          </w:hyperlink>
        </w:p>
        <w:p w14:paraId="4187C44D" w14:textId="47A25005"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78" w:history="1">
            <w:r w:rsidR="00B670C0" w:rsidRPr="00B670C0">
              <w:rPr>
                <w:rStyle w:val="Hyperlink"/>
                <w:rFonts w:ascii="Arial" w:hAnsi="Arial"/>
                <w:b w:val="0"/>
                <w:bCs w:val="0"/>
                <w:noProof/>
                <w:sz w:val="21"/>
                <w:szCs w:val="21"/>
              </w:rPr>
              <w:t>2.2. Deleterious mutations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_Toc101790678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5</w:t>
            </w:r>
            <w:r w:rsidR="00B670C0" w:rsidRPr="00B670C0">
              <w:rPr>
                <w:rFonts w:ascii="Arial" w:hAnsi="Arial"/>
                <w:b w:val="0"/>
                <w:bCs w:val="0"/>
                <w:noProof/>
                <w:webHidden/>
                <w:sz w:val="21"/>
                <w:szCs w:val="21"/>
              </w:rPr>
              <w:fldChar w:fldCharType="end"/>
            </w:r>
          </w:hyperlink>
        </w:p>
        <w:p w14:paraId="1082A78D" w14:textId="076CDB44"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79" w:history="1">
            <w:r w:rsidR="00B670C0" w:rsidRPr="00B670C0">
              <w:rPr>
                <w:rStyle w:val="Hyperlink"/>
                <w:rFonts w:ascii="Arial" w:hAnsi="Arial"/>
                <w:b w:val="0"/>
                <w:bCs w:val="0"/>
                <w:noProof/>
                <w:sz w:val="21"/>
                <w:szCs w:val="21"/>
              </w:rPr>
              <w:t>2.3. Small populations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_Toc101790679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6</w:t>
            </w:r>
            <w:r w:rsidR="00B670C0" w:rsidRPr="00B670C0">
              <w:rPr>
                <w:rFonts w:ascii="Arial" w:hAnsi="Arial"/>
                <w:b w:val="0"/>
                <w:bCs w:val="0"/>
                <w:noProof/>
                <w:webHidden/>
                <w:sz w:val="21"/>
                <w:szCs w:val="21"/>
              </w:rPr>
              <w:fldChar w:fldCharType="end"/>
            </w:r>
          </w:hyperlink>
        </w:p>
        <w:p w14:paraId="7F627D13" w14:textId="148437E7"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80" w:history="1">
            <w:r w:rsidR="00B670C0" w:rsidRPr="00B670C0">
              <w:rPr>
                <w:rStyle w:val="Hyperlink"/>
                <w:rFonts w:ascii="Arial" w:hAnsi="Arial"/>
                <w:b w:val="0"/>
                <w:bCs w:val="0"/>
                <w:noProof/>
                <w:sz w:val="21"/>
                <w:szCs w:val="21"/>
              </w:rPr>
              <w:t>2.4. Nearly neutral theory of evolution</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_Toc101790680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6</w:t>
            </w:r>
            <w:r w:rsidR="00B670C0" w:rsidRPr="00B670C0">
              <w:rPr>
                <w:rFonts w:ascii="Arial" w:hAnsi="Arial"/>
                <w:b w:val="0"/>
                <w:bCs w:val="0"/>
                <w:noProof/>
                <w:webHidden/>
                <w:sz w:val="21"/>
                <w:szCs w:val="21"/>
              </w:rPr>
              <w:fldChar w:fldCharType="end"/>
            </w:r>
          </w:hyperlink>
        </w:p>
        <w:p w14:paraId="00652C3B" w14:textId="6B1B1438"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81" w:history="1">
            <w:r w:rsidR="00B670C0" w:rsidRPr="00B670C0">
              <w:rPr>
                <w:rStyle w:val="Hyperlink"/>
                <w:rFonts w:ascii="Arial" w:hAnsi="Arial"/>
                <w:b w:val="0"/>
                <w:bCs w:val="0"/>
                <w:noProof/>
                <w:sz w:val="21"/>
                <w:szCs w:val="21"/>
              </w:rPr>
              <w:t>2.5. Hitchhiking</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_Toc101790681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7</w:t>
            </w:r>
            <w:r w:rsidR="00B670C0" w:rsidRPr="00B670C0">
              <w:rPr>
                <w:rFonts w:ascii="Arial" w:hAnsi="Arial"/>
                <w:b w:val="0"/>
                <w:bCs w:val="0"/>
                <w:noProof/>
                <w:webHidden/>
                <w:sz w:val="21"/>
                <w:szCs w:val="21"/>
              </w:rPr>
              <w:fldChar w:fldCharType="end"/>
            </w:r>
          </w:hyperlink>
        </w:p>
        <w:p w14:paraId="445E7D52" w14:textId="571411C0"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82" w:history="1">
            <w:r w:rsidR="00B670C0" w:rsidRPr="00B670C0">
              <w:rPr>
                <w:rStyle w:val="Hyperlink"/>
                <w:rFonts w:ascii="Arial" w:hAnsi="Arial"/>
                <w:b w:val="0"/>
                <w:bCs w:val="0"/>
                <w:noProof/>
                <w:sz w:val="21"/>
                <w:szCs w:val="21"/>
              </w:rPr>
              <w:t>2.6. Inbreeding</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_Toc101790682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8</w:t>
            </w:r>
            <w:r w:rsidR="00B670C0" w:rsidRPr="00B670C0">
              <w:rPr>
                <w:rFonts w:ascii="Arial" w:hAnsi="Arial"/>
                <w:b w:val="0"/>
                <w:bCs w:val="0"/>
                <w:noProof/>
                <w:webHidden/>
                <w:sz w:val="21"/>
                <w:szCs w:val="21"/>
              </w:rPr>
              <w:fldChar w:fldCharType="end"/>
            </w:r>
          </w:hyperlink>
        </w:p>
        <w:p w14:paraId="77FA7ADE" w14:textId="4234E71B"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83" w:history="1">
            <w:r w:rsidR="00B670C0" w:rsidRPr="00B670C0">
              <w:rPr>
                <w:rStyle w:val="Hyperlink"/>
                <w:rFonts w:ascii="Arial" w:hAnsi="Arial"/>
                <w:b w:val="0"/>
                <w:bCs w:val="0"/>
                <w:noProof/>
                <w:sz w:val="21"/>
                <w:szCs w:val="21"/>
              </w:rPr>
              <w:t>2.7. Genetic purging</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_Toc101790683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10</w:t>
            </w:r>
            <w:r w:rsidR="00B670C0" w:rsidRPr="00B670C0">
              <w:rPr>
                <w:rFonts w:ascii="Arial" w:hAnsi="Arial"/>
                <w:b w:val="0"/>
                <w:bCs w:val="0"/>
                <w:noProof/>
                <w:webHidden/>
                <w:sz w:val="21"/>
                <w:szCs w:val="21"/>
              </w:rPr>
              <w:fldChar w:fldCharType="end"/>
            </w:r>
          </w:hyperlink>
        </w:p>
        <w:p w14:paraId="5F489B32" w14:textId="22827719" w:rsidR="00B670C0" w:rsidRPr="00B670C0" w:rsidRDefault="00013A13" w:rsidP="00B670C0">
          <w:pPr>
            <w:pStyle w:val="TOC1"/>
            <w:spacing w:line="240" w:lineRule="auto"/>
            <w:rPr>
              <w:rFonts w:eastAsiaTheme="minorEastAsia"/>
              <w:b w:val="0"/>
              <w:bCs w:val="0"/>
            </w:rPr>
          </w:pPr>
          <w:hyperlink w:anchor="_Toc101790684" w:history="1">
            <w:r w:rsidR="00B670C0" w:rsidRPr="00B670C0">
              <w:rPr>
                <w:rStyle w:val="Hyperlink"/>
                <w:sz w:val="21"/>
                <w:szCs w:val="21"/>
              </w:rPr>
              <w:t>3.</w:t>
            </w:r>
            <w:r w:rsidR="00B670C0" w:rsidRPr="00B670C0">
              <w:rPr>
                <w:rFonts w:eastAsiaTheme="minorEastAsia"/>
                <w:b w:val="0"/>
                <w:bCs w:val="0"/>
              </w:rPr>
              <w:tab/>
            </w:r>
            <w:r w:rsidR="00B670C0" w:rsidRPr="00B670C0">
              <w:rPr>
                <w:rStyle w:val="Hyperlink"/>
                <w:sz w:val="21"/>
                <w:szCs w:val="21"/>
              </w:rPr>
              <w:t>Domesticated &amp; wild mammals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_Toc101790684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10</w:t>
            </w:r>
            <w:r w:rsidR="00B670C0" w:rsidRPr="00B670C0">
              <w:rPr>
                <w:webHidden/>
                <w:sz w:val="21"/>
                <w:szCs w:val="21"/>
              </w:rPr>
              <w:fldChar w:fldCharType="end"/>
            </w:r>
          </w:hyperlink>
        </w:p>
        <w:p w14:paraId="7F76B370" w14:textId="564D8B08"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85" w:history="1">
            <w:r w:rsidR="00B670C0" w:rsidRPr="00B670C0">
              <w:rPr>
                <w:rStyle w:val="Hyperlink"/>
                <w:rFonts w:ascii="Arial" w:hAnsi="Arial"/>
                <w:b w:val="0"/>
                <w:bCs w:val="0"/>
                <w:noProof/>
                <w:sz w:val="21"/>
                <w:szCs w:val="21"/>
              </w:rPr>
              <w:t>3.1. Wild mammals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_Toc101790685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10</w:t>
            </w:r>
            <w:r w:rsidR="00B670C0" w:rsidRPr="00B670C0">
              <w:rPr>
                <w:rFonts w:ascii="Arial" w:hAnsi="Arial"/>
                <w:b w:val="0"/>
                <w:bCs w:val="0"/>
                <w:noProof/>
                <w:webHidden/>
                <w:sz w:val="21"/>
                <w:szCs w:val="21"/>
              </w:rPr>
              <w:fldChar w:fldCharType="end"/>
            </w:r>
          </w:hyperlink>
        </w:p>
        <w:p w14:paraId="07CECD92" w14:textId="3149F64A"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86" w:history="1">
            <w:r w:rsidR="00B670C0" w:rsidRPr="00B670C0">
              <w:rPr>
                <w:rStyle w:val="Hyperlink"/>
                <w:rFonts w:ascii="Arial" w:hAnsi="Arial"/>
                <w:b w:val="0"/>
                <w:bCs w:val="0"/>
                <w:noProof/>
                <w:sz w:val="21"/>
                <w:szCs w:val="21"/>
              </w:rPr>
              <w:t>3.2. Domesticated mammals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_Toc101790686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11</w:t>
            </w:r>
            <w:r w:rsidR="00B670C0" w:rsidRPr="00B670C0">
              <w:rPr>
                <w:rFonts w:ascii="Arial" w:hAnsi="Arial"/>
                <w:b w:val="0"/>
                <w:bCs w:val="0"/>
                <w:noProof/>
                <w:webHidden/>
                <w:sz w:val="21"/>
                <w:szCs w:val="21"/>
              </w:rPr>
              <w:fldChar w:fldCharType="end"/>
            </w:r>
          </w:hyperlink>
        </w:p>
        <w:p w14:paraId="23B11383" w14:textId="27DD47BD" w:rsidR="00B670C0" w:rsidRPr="00B670C0" w:rsidRDefault="00013A13" w:rsidP="00B670C0">
          <w:pPr>
            <w:pStyle w:val="TOC1"/>
            <w:spacing w:line="240" w:lineRule="auto"/>
            <w:rPr>
              <w:rFonts w:eastAsiaTheme="minorEastAsia"/>
              <w:b w:val="0"/>
              <w:bCs w:val="0"/>
            </w:rPr>
          </w:pPr>
          <w:hyperlink w:anchor="_Toc101790687" w:history="1">
            <w:r w:rsidR="00B670C0" w:rsidRPr="00B670C0">
              <w:rPr>
                <w:rStyle w:val="Hyperlink"/>
                <w:sz w:val="21"/>
                <w:szCs w:val="21"/>
              </w:rPr>
              <w:t>4.</w:t>
            </w:r>
            <w:r w:rsidR="00B670C0" w:rsidRPr="00B670C0">
              <w:rPr>
                <w:rFonts w:eastAsiaTheme="minorEastAsia"/>
                <w:b w:val="0"/>
                <w:bCs w:val="0"/>
              </w:rPr>
              <w:tab/>
            </w:r>
            <w:r w:rsidR="00B670C0" w:rsidRPr="00B670C0">
              <w:rPr>
                <w:rStyle w:val="Hyperlink"/>
                <w:sz w:val="21"/>
                <w:szCs w:val="21"/>
              </w:rPr>
              <w:t>Genomics methods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_Toc101790687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12</w:t>
            </w:r>
            <w:r w:rsidR="00B670C0" w:rsidRPr="00B670C0">
              <w:rPr>
                <w:webHidden/>
                <w:sz w:val="21"/>
                <w:szCs w:val="21"/>
              </w:rPr>
              <w:fldChar w:fldCharType="end"/>
            </w:r>
          </w:hyperlink>
        </w:p>
        <w:p w14:paraId="5B464847" w14:textId="10120151"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88" w:history="1">
            <w:r w:rsidR="00B670C0" w:rsidRPr="00B670C0">
              <w:rPr>
                <w:rStyle w:val="Hyperlink"/>
                <w:rFonts w:ascii="Arial" w:hAnsi="Arial"/>
                <w:b w:val="0"/>
                <w:bCs w:val="0"/>
                <w:noProof/>
                <w:sz w:val="21"/>
                <w:szCs w:val="21"/>
              </w:rPr>
              <w:t>4.1. Reference genomes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_Toc101790688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12</w:t>
            </w:r>
            <w:r w:rsidR="00B670C0" w:rsidRPr="00B670C0">
              <w:rPr>
                <w:rFonts w:ascii="Arial" w:hAnsi="Arial"/>
                <w:b w:val="0"/>
                <w:bCs w:val="0"/>
                <w:noProof/>
                <w:webHidden/>
                <w:sz w:val="21"/>
                <w:szCs w:val="21"/>
              </w:rPr>
              <w:fldChar w:fldCharType="end"/>
            </w:r>
          </w:hyperlink>
        </w:p>
        <w:p w14:paraId="324FB4C5" w14:textId="5D97013F"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89" w:history="1">
            <w:r w:rsidR="00B670C0" w:rsidRPr="00B670C0">
              <w:rPr>
                <w:rStyle w:val="Hyperlink"/>
                <w:rFonts w:ascii="Arial" w:hAnsi="Arial"/>
                <w:b w:val="0"/>
                <w:bCs w:val="0"/>
                <w:noProof/>
                <w:sz w:val="21"/>
                <w:szCs w:val="21"/>
              </w:rPr>
              <w:t>4.2. Genome annotation</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_Toc101790689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13</w:t>
            </w:r>
            <w:r w:rsidR="00B670C0" w:rsidRPr="00B670C0">
              <w:rPr>
                <w:rFonts w:ascii="Arial" w:hAnsi="Arial"/>
                <w:b w:val="0"/>
                <w:bCs w:val="0"/>
                <w:noProof/>
                <w:webHidden/>
                <w:sz w:val="21"/>
                <w:szCs w:val="21"/>
              </w:rPr>
              <w:fldChar w:fldCharType="end"/>
            </w:r>
          </w:hyperlink>
        </w:p>
        <w:p w14:paraId="36D6AF67" w14:textId="53AB5D1C"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90" w:history="1">
            <w:r w:rsidR="00B670C0" w:rsidRPr="00B670C0">
              <w:rPr>
                <w:rStyle w:val="Hyperlink"/>
                <w:rFonts w:ascii="Arial" w:hAnsi="Arial"/>
                <w:b w:val="0"/>
                <w:bCs w:val="0"/>
                <w:noProof/>
                <w:sz w:val="21"/>
                <w:szCs w:val="21"/>
              </w:rPr>
              <w:t>4.3. Comparative genomics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_Toc101790690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14</w:t>
            </w:r>
            <w:r w:rsidR="00B670C0" w:rsidRPr="00B670C0">
              <w:rPr>
                <w:rFonts w:ascii="Arial" w:hAnsi="Arial"/>
                <w:b w:val="0"/>
                <w:bCs w:val="0"/>
                <w:noProof/>
                <w:webHidden/>
                <w:sz w:val="21"/>
                <w:szCs w:val="21"/>
              </w:rPr>
              <w:fldChar w:fldCharType="end"/>
            </w:r>
          </w:hyperlink>
        </w:p>
        <w:p w14:paraId="6513C0FB" w14:textId="6534FF8B"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91" w:history="1">
            <w:r w:rsidR="00B670C0" w:rsidRPr="00B670C0">
              <w:rPr>
                <w:rStyle w:val="Hyperlink"/>
                <w:rFonts w:ascii="Arial" w:hAnsi="Arial"/>
                <w:b w:val="0"/>
                <w:bCs w:val="0"/>
                <w:noProof/>
                <w:sz w:val="21"/>
                <w:szCs w:val="21"/>
              </w:rPr>
              <w:t>4.4. Genomic studies of deleterious mutations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_Toc101790691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14</w:t>
            </w:r>
            <w:r w:rsidR="00B670C0" w:rsidRPr="00B670C0">
              <w:rPr>
                <w:rFonts w:ascii="Arial" w:hAnsi="Arial"/>
                <w:b w:val="0"/>
                <w:bCs w:val="0"/>
                <w:noProof/>
                <w:webHidden/>
                <w:sz w:val="21"/>
                <w:szCs w:val="21"/>
              </w:rPr>
              <w:fldChar w:fldCharType="end"/>
            </w:r>
          </w:hyperlink>
        </w:p>
        <w:p w14:paraId="41DF50B9" w14:textId="6762DEFB" w:rsidR="00B670C0" w:rsidRPr="00B670C0" w:rsidRDefault="00013A13" w:rsidP="00B670C0">
          <w:pPr>
            <w:pStyle w:val="TOC1"/>
            <w:spacing w:line="240" w:lineRule="auto"/>
            <w:rPr>
              <w:rFonts w:eastAsiaTheme="minorEastAsia"/>
              <w:b w:val="0"/>
              <w:bCs w:val="0"/>
            </w:rPr>
          </w:pPr>
          <w:hyperlink w:anchor="_Toc101790692" w:history="1">
            <w:r w:rsidR="00B670C0" w:rsidRPr="00B670C0">
              <w:rPr>
                <w:rStyle w:val="Hyperlink"/>
                <w:sz w:val="21"/>
                <w:szCs w:val="21"/>
              </w:rPr>
              <w:t>5.</w:t>
            </w:r>
            <w:r w:rsidR="00B670C0" w:rsidRPr="00B670C0">
              <w:rPr>
                <w:rFonts w:eastAsiaTheme="minorEastAsia"/>
                <w:b w:val="0"/>
                <w:bCs w:val="0"/>
              </w:rPr>
              <w:tab/>
            </w:r>
            <w:r w:rsidR="00B670C0" w:rsidRPr="00B670C0">
              <w:rPr>
                <w:rStyle w:val="Hyperlink"/>
                <w:sz w:val="21"/>
                <w:szCs w:val="21"/>
              </w:rPr>
              <w:t>Noncoding regions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_Toc101790692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15</w:t>
            </w:r>
            <w:r w:rsidR="00B670C0" w:rsidRPr="00B670C0">
              <w:rPr>
                <w:webHidden/>
                <w:sz w:val="21"/>
                <w:szCs w:val="21"/>
              </w:rPr>
              <w:fldChar w:fldCharType="end"/>
            </w:r>
          </w:hyperlink>
        </w:p>
        <w:p w14:paraId="2F28A67E" w14:textId="6F5F6ED4"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93" w:history="1">
            <w:r w:rsidR="00B670C0" w:rsidRPr="00B670C0">
              <w:rPr>
                <w:rStyle w:val="Hyperlink"/>
                <w:rFonts w:ascii="Arial" w:hAnsi="Arial"/>
                <w:b w:val="0"/>
                <w:bCs w:val="0"/>
                <w:noProof/>
                <w:sz w:val="21"/>
                <w:szCs w:val="21"/>
              </w:rPr>
              <w:t>5.1. Functional noncoding regions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_Toc101790693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15</w:t>
            </w:r>
            <w:r w:rsidR="00B670C0" w:rsidRPr="00B670C0">
              <w:rPr>
                <w:rFonts w:ascii="Arial" w:hAnsi="Arial"/>
                <w:b w:val="0"/>
                <w:bCs w:val="0"/>
                <w:noProof/>
                <w:webHidden/>
                <w:sz w:val="21"/>
                <w:szCs w:val="21"/>
              </w:rPr>
              <w:fldChar w:fldCharType="end"/>
            </w:r>
          </w:hyperlink>
        </w:p>
        <w:p w14:paraId="45880F15" w14:textId="64D6D5ED"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94" w:history="1">
            <w:r w:rsidR="00B670C0" w:rsidRPr="00B670C0">
              <w:rPr>
                <w:rStyle w:val="Hyperlink"/>
                <w:rFonts w:ascii="Arial" w:hAnsi="Arial"/>
                <w:b w:val="0"/>
                <w:bCs w:val="0"/>
                <w:noProof/>
                <w:sz w:val="21"/>
                <w:szCs w:val="21"/>
              </w:rPr>
              <w:t>5.2. Identification of noncoding regions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_Toc101790694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16</w:t>
            </w:r>
            <w:r w:rsidR="00B670C0" w:rsidRPr="00B670C0">
              <w:rPr>
                <w:rFonts w:ascii="Arial" w:hAnsi="Arial"/>
                <w:b w:val="0"/>
                <w:bCs w:val="0"/>
                <w:noProof/>
                <w:webHidden/>
                <w:sz w:val="21"/>
                <w:szCs w:val="21"/>
              </w:rPr>
              <w:fldChar w:fldCharType="end"/>
            </w:r>
          </w:hyperlink>
        </w:p>
        <w:p w14:paraId="0FB77445" w14:textId="1357300B"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95" w:history="1">
            <w:r w:rsidR="00B670C0" w:rsidRPr="00B670C0">
              <w:rPr>
                <w:rStyle w:val="Hyperlink"/>
                <w:rFonts w:ascii="Arial" w:hAnsi="Arial"/>
                <w:b w:val="0"/>
                <w:bCs w:val="0"/>
                <w:noProof/>
                <w:sz w:val="21"/>
                <w:szCs w:val="21"/>
              </w:rPr>
              <w:t>5.3. Machine learning</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_Toc101790695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16</w:t>
            </w:r>
            <w:r w:rsidR="00B670C0" w:rsidRPr="00B670C0">
              <w:rPr>
                <w:rFonts w:ascii="Arial" w:hAnsi="Arial"/>
                <w:b w:val="0"/>
                <w:bCs w:val="0"/>
                <w:noProof/>
                <w:webHidden/>
                <w:sz w:val="21"/>
                <w:szCs w:val="21"/>
              </w:rPr>
              <w:fldChar w:fldCharType="end"/>
            </w:r>
          </w:hyperlink>
        </w:p>
        <w:p w14:paraId="0BF4342A" w14:textId="5D081D3D" w:rsidR="00B670C0" w:rsidRPr="00B670C0" w:rsidRDefault="00013A13" w:rsidP="00B670C0">
          <w:pPr>
            <w:pStyle w:val="TOC1"/>
            <w:spacing w:line="240" w:lineRule="auto"/>
            <w:rPr>
              <w:rFonts w:eastAsiaTheme="minorEastAsia"/>
              <w:b w:val="0"/>
              <w:bCs w:val="0"/>
            </w:rPr>
          </w:pPr>
          <w:hyperlink w:anchor="_Toc101790696" w:history="1">
            <w:r w:rsidR="00B670C0" w:rsidRPr="00B670C0">
              <w:rPr>
                <w:rStyle w:val="Hyperlink"/>
                <w:sz w:val="21"/>
                <w:szCs w:val="21"/>
              </w:rPr>
              <w:t>6.</w:t>
            </w:r>
            <w:r w:rsidR="00B670C0" w:rsidRPr="00B670C0">
              <w:rPr>
                <w:rFonts w:eastAsiaTheme="minorEastAsia"/>
                <w:b w:val="0"/>
                <w:bCs w:val="0"/>
              </w:rPr>
              <w:tab/>
            </w:r>
            <w:r w:rsidR="00B670C0" w:rsidRPr="00B670C0">
              <w:rPr>
                <w:rStyle w:val="Hyperlink"/>
                <w:sz w:val="21"/>
                <w:szCs w:val="21"/>
              </w:rPr>
              <w:t>Project overview</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_Toc101790696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17</w:t>
            </w:r>
            <w:r w:rsidR="00B670C0" w:rsidRPr="00B670C0">
              <w:rPr>
                <w:webHidden/>
                <w:sz w:val="21"/>
                <w:szCs w:val="21"/>
              </w:rPr>
              <w:fldChar w:fldCharType="end"/>
            </w:r>
          </w:hyperlink>
        </w:p>
        <w:p w14:paraId="3281F278" w14:textId="0E8AF49D" w:rsidR="00B670C0" w:rsidRPr="00B670C0" w:rsidRDefault="00013A13" w:rsidP="00B670C0">
          <w:pPr>
            <w:pStyle w:val="TOC1"/>
            <w:spacing w:line="240" w:lineRule="auto"/>
            <w:rPr>
              <w:rFonts w:eastAsiaTheme="minorEastAsia"/>
              <w:b w:val="0"/>
              <w:bCs w:val="0"/>
            </w:rPr>
          </w:pPr>
          <w:hyperlink w:anchor="_Toc101790697" w:history="1">
            <w:r w:rsidR="00B670C0" w:rsidRPr="00B670C0">
              <w:rPr>
                <w:rStyle w:val="Hyperlink"/>
                <w:sz w:val="21"/>
                <w:szCs w:val="21"/>
              </w:rPr>
              <w:t>7.</w:t>
            </w:r>
            <w:r w:rsidR="00B670C0" w:rsidRPr="00B670C0">
              <w:rPr>
                <w:rFonts w:eastAsiaTheme="minorEastAsia"/>
                <w:b w:val="0"/>
                <w:bCs w:val="0"/>
              </w:rPr>
              <w:tab/>
            </w:r>
            <w:r w:rsidR="00B670C0" w:rsidRPr="00B670C0">
              <w:rPr>
                <w:rStyle w:val="Hyperlink"/>
                <w:sz w:val="21"/>
                <w:szCs w:val="21"/>
              </w:rPr>
              <w:t>Work to date: Background</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_Toc101790697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18</w:t>
            </w:r>
            <w:r w:rsidR="00B670C0" w:rsidRPr="00B670C0">
              <w:rPr>
                <w:webHidden/>
                <w:sz w:val="21"/>
                <w:szCs w:val="21"/>
              </w:rPr>
              <w:fldChar w:fldCharType="end"/>
            </w:r>
          </w:hyperlink>
        </w:p>
        <w:p w14:paraId="3E3FBCD0" w14:textId="5140A927"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98" w:history="1">
            <w:r w:rsidR="00B670C0" w:rsidRPr="00B670C0">
              <w:rPr>
                <w:rStyle w:val="Hyperlink"/>
                <w:rFonts w:ascii="Arial" w:hAnsi="Arial"/>
                <w:b w:val="0"/>
                <w:bCs w:val="0"/>
                <w:noProof/>
                <w:sz w:val="21"/>
                <w:szCs w:val="21"/>
              </w:rPr>
              <w:t>7.1. Felidae</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_Toc101790698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18</w:t>
            </w:r>
            <w:r w:rsidR="00B670C0" w:rsidRPr="00B670C0">
              <w:rPr>
                <w:rFonts w:ascii="Arial" w:hAnsi="Arial"/>
                <w:b w:val="0"/>
                <w:bCs w:val="0"/>
                <w:noProof/>
                <w:webHidden/>
                <w:sz w:val="21"/>
                <w:szCs w:val="21"/>
              </w:rPr>
              <w:fldChar w:fldCharType="end"/>
            </w:r>
          </w:hyperlink>
        </w:p>
        <w:p w14:paraId="2E3B3B86" w14:textId="0E869394"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699" w:history="1">
            <w:r w:rsidR="00B670C0" w:rsidRPr="00B670C0">
              <w:rPr>
                <w:rStyle w:val="Hyperlink"/>
                <w:rFonts w:ascii="Arial" w:hAnsi="Arial"/>
                <w:b w:val="0"/>
                <w:bCs w:val="0"/>
                <w:noProof/>
                <w:sz w:val="21"/>
                <w:szCs w:val="21"/>
              </w:rPr>
              <w:t>7.2. Demographic histories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_Toc101790699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20</w:t>
            </w:r>
            <w:r w:rsidR="00B670C0" w:rsidRPr="00B670C0">
              <w:rPr>
                <w:rFonts w:ascii="Arial" w:hAnsi="Arial"/>
                <w:b w:val="0"/>
                <w:bCs w:val="0"/>
                <w:noProof/>
                <w:webHidden/>
                <w:sz w:val="21"/>
                <w:szCs w:val="21"/>
              </w:rPr>
              <w:fldChar w:fldCharType="end"/>
            </w:r>
          </w:hyperlink>
        </w:p>
        <w:p w14:paraId="0E620127" w14:textId="0843CD6F"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708" w:history="1">
            <w:r w:rsidR="00B670C0" w:rsidRPr="00B670C0">
              <w:rPr>
                <w:rStyle w:val="Hyperlink"/>
                <w:rFonts w:ascii="Arial" w:hAnsi="Arial"/>
                <w:b w:val="0"/>
                <w:bCs w:val="0"/>
                <w:noProof/>
                <w:sz w:val="21"/>
                <w:szCs w:val="21"/>
              </w:rPr>
              <w:t>7.3. Aims and objectives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_Toc101790708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23</w:t>
            </w:r>
            <w:r w:rsidR="00B670C0" w:rsidRPr="00B670C0">
              <w:rPr>
                <w:rFonts w:ascii="Arial" w:hAnsi="Arial"/>
                <w:b w:val="0"/>
                <w:bCs w:val="0"/>
                <w:noProof/>
                <w:webHidden/>
                <w:sz w:val="21"/>
                <w:szCs w:val="21"/>
              </w:rPr>
              <w:fldChar w:fldCharType="end"/>
            </w:r>
          </w:hyperlink>
        </w:p>
        <w:p w14:paraId="60D2ED4A" w14:textId="35A91C2D" w:rsidR="00B670C0" w:rsidRPr="00B670C0" w:rsidRDefault="00013A13" w:rsidP="00B670C0">
          <w:pPr>
            <w:pStyle w:val="TOC1"/>
            <w:spacing w:line="240" w:lineRule="auto"/>
            <w:rPr>
              <w:rFonts w:eastAsiaTheme="minorEastAsia"/>
              <w:b w:val="0"/>
              <w:bCs w:val="0"/>
            </w:rPr>
          </w:pPr>
          <w:hyperlink w:anchor="_Toc101790709" w:history="1">
            <w:r w:rsidR="00B670C0" w:rsidRPr="00B670C0">
              <w:rPr>
                <w:rStyle w:val="Hyperlink"/>
                <w:sz w:val="21"/>
                <w:szCs w:val="21"/>
              </w:rPr>
              <w:t xml:space="preserve">8. </w:t>
            </w:r>
            <w:r w:rsidR="006532BA">
              <w:rPr>
                <w:rStyle w:val="Hyperlink"/>
                <w:sz w:val="21"/>
                <w:szCs w:val="21"/>
              </w:rPr>
              <w:tab/>
            </w:r>
            <w:r w:rsidR="00B670C0" w:rsidRPr="00B670C0">
              <w:rPr>
                <w:rStyle w:val="Hyperlink"/>
                <w:sz w:val="21"/>
                <w:szCs w:val="21"/>
              </w:rPr>
              <w:t>Progress and future work</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_Toc101790709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23</w:t>
            </w:r>
            <w:r w:rsidR="00B670C0" w:rsidRPr="00B670C0">
              <w:rPr>
                <w:webHidden/>
                <w:sz w:val="21"/>
                <w:szCs w:val="21"/>
              </w:rPr>
              <w:fldChar w:fldCharType="end"/>
            </w:r>
          </w:hyperlink>
        </w:p>
        <w:p w14:paraId="16E60B99" w14:textId="080D0282"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710" w:history="1">
            <w:r w:rsidR="00B670C0" w:rsidRPr="00B670C0">
              <w:rPr>
                <w:rStyle w:val="Hyperlink"/>
                <w:rFonts w:ascii="Arial" w:hAnsi="Arial"/>
                <w:b w:val="0"/>
                <w:bCs w:val="0"/>
                <w:noProof/>
                <w:sz w:val="21"/>
                <w:szCs w:val="21"/>
              </w:rPr>
              <w:t>8.1. Deleterious mutations in functional noncoding regions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_Toc101790710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23</w:t>
            </w:r>
            <w:r w:rsidR="00B670C0" w:rsidRPr="00B670C0">
              <w:rPr>
                <w:rFonts w:ascii="Arial" w:hAnsi="Arial"/>
                <w:b w:val="0"/>
                <w:bCs w:val="0"/>
                <w:noProof/>
                <w:webHidden/>
                <w:sz w:val="21"/>
                <w:szCs w:val="21"/>
              </w:rPr>
              <w:fldChar w:fldCharType="end"/>
            </w:r>
          </w:hyperlink>
        </w:p>
        <w:p w14:paraId="1257ACA6" w14:textId="2B2A610D"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711" w:history="1">
            <w:r w:rsidR="00B670C0" w:rsidRPr="00B670C0">
              <w:rPr>
                <w:rStyle w:val="Hyperlink"/>
                <w:rFonts w:ascii="Arial" w:hAnsi="Arial"/>
                <w:b w:val="0"/>
                <w:bCs w:val="0"/>
                <w:noProof/>
                <w:sz w:val="21"/>
                <w:szCs w:val="21"/>
              </w:rPr>
              <w:t>8.2. Gene family analysis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_Toc101790711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24</w:t>
            </w:r>
            <w:r w:rsidR="00B670C0" w:rsidRPr="00B670C0">
              <w:rPr>
                <w:rFonts w:ascii="Arial" w:hAnsi="Arial"/>
                <w:b w:val="0"/>
                <w:bCs w:val="0"/>
                <w:noProof/>
                <w:webHidden/>
                <w:sz w:val="21"/>
                <w:szCs w:val="21"/>
              </w:rPr>
              <w:fldChar w:fldCharType="end"/>
            </w:r>
          </w:hyperlink>
        </w:p>
        <w:p w14:paraId="48871B65" w14:textId="089A4CD8"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712" w:history="1">
            <w:r w:rsidR="00B670C0" w:rsidRPr="00B670C0">
              <w:rPr>
                <w:rStyle w:val="Hyperlink"/>
                <w:rFonts w:ascii="Arial" w:hAnsi="Arial"/>
                <w:b w:val="0"/>
                <w:bCs w:val="0"/>
                <w:noProof/>
                <w:sz w:val="21"/>
                <w:szCs w:val="21"/>
              </w:rPr>
              <w:t>8.3. Research plan</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_Toc101790712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28</w:t>
            </w:r>
            <w:r w:rsidR="00B670C0" w:rsidRPr="00B670C0">
              <w:rPr>
                <w:rFonts w:ascii="Arial" w:hAnsi="Arial"/>
                <w:b w:val="0"/>
                <w:bCs w:val="0"/>
                <w:noProof/>
                <w:webHidden/>
                <w:sz w:val="21"/>
                <w:szCs w:val="21"/>
              </w:rPr>
              <w:fldChar w:fldCharType="end"/>
            </w:r>
          </w:hyperlink>
        </w:p>
        <w:p w14:paraId="0232C949" w14:textId="12585D84" w:rsidR="00B670C0" w:rsidRPr="00B670C0" w:rsidRDefault="00013A13" w:rsidP="00B670C0">
          <w:pPr>
            <w:pStyle w:val="TOC2"/>
            <w:tabs>
              <w:tab w:val="right" w:leader="dot" w:pos="9350"/>
            </w:tabs>
            <w:spacing w:line="240" w:lineRule="auto"/>
            <w:rPr>
              <w:rFonts w:ascii="Arial" w:eastAsiaTheme="minorEastAsia" w:hAnsi="Arial"/>
              <w:b w:val="0"/>
              <w:bCs w:val="0"/>
              <w:noProof/>
            </w:rPr>
          </w:pPr>
          <w:hyperlink w:anchor="_Toc101790713" w:history="1">
            <w:r w:rsidR="00B670C0" w:rsidRPr="00B670C0">
              <w:rPr>
                <w:rStyle w:val="Hyperlink"/>
                <w:rFonts w:ascii="Arial" w:hAnsi="Arial"/>
                <w:b w:val="0"/>
                <w:bCs w:val="0"/>
                <w:noProof/>
                <w:sz w:val="21"/>
                <w:szCs w:val="21"/>
              </w:rPr>
              <w:t>8.4. Training and conferences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_Toc101790713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28</w:t>
            </w:r>
            <w:r w:rsidR="00B670C0" w:rsidRPr="00B670C0">
              <w:rPr>
                <w:rFonts w:ascii="Arial" w:hAnsi="Arial"/>
                <w:b w:val="0"/>
                <w:bCs w:val="0"/>
                <w:noProof/>
                <w:webHidden/>
                <w:sz w:val="21"/>
                <w:szCs w:val="21"/>
              </w:rPr>
              <w:fldChar w:fldCharType="end"/>
            </w:r>
          </w:hyperlink>
        </w:p>
        <w:p w14:paraId="7160B5F5" w14:textId="33AAAD26" w:rsidR="00B670C0" w:rsidRPr="00B670C0" w:rsidRDefault="00013A13" w:rsidP="00B670C0">
          <w:pPr>
            <w:pStyle w:val="TOC1"/>
            <w:spacing w:line="240" w:lineRule="auto"/>
            <w:rPr>
              <w:rFonts w:eastAsiaTheme="minorEastAsia"/>
              <w:b w:val="0"/>
              <w:bCs w:val="0"/>
            </w:rPr>
          </w:pPr>
          <w:hyperlink w:anchor="_Toc101790714" w:history="1">
            <w:r w:rsidR="00B670C0" w:rsidRPr="00B670C0">
              <w:rPr>
                <w:rStyle w:val="Hyperlink"/>
                <w:sz w:val="21"/>
                <w:szCs w:val="21"/>
              </w:rPr>
              <w:t xml:space="preserve">9. </w:t>
            </w:r>
            <w:r w:rsidR="006532BA">
              <w:rPr>
                <w:rStyle w:val="Hyperlink"/>
                <w:sz w:val="21"/>
                <w:szCs w:val="21"/>
              </w:rPr>
              <w:tab/>
            </w:r>
            <w:r w:rsidR="00B670C0" w:rsidRPr="00B670C0">
              <w:rPr>
                <w:rStyle w:val="Hyperlink"/>
                <w:sz w:val="21"/>
                <w:szCs w:val="21"/>
              </w:rPr>
              <w:t>Acknowledgements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_Toc101790714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31</w:t>
            </w:r>
            <w:r w:rsidR="00B670C0" w:rsidRPr="00B670C0">
              <w:rPr>
                <w:webHidden/>
                <w:sz w:val="21"/>
                <w:szCs w:val="21"/>
              </w:rPr>
              <w:fldChar w:fldCharType="end"/>
            </w:r>
          </w:hyperlink>
        </w:p>
        <w:p w14:paraId="263159F0" w14:textId="53FA653F" w:rsidR="00B670C0" w:rsidRPr="00B670C0" w:rsidRDefault="00013A13" w:rsidP="00B670C0">
          <w:pPr>
            <w:pStyle w:val="TOC1"/>
            <w:spacing w:line="240" w:lineRule="auto"/>
            <w:rPr>
              <w:rFonts w:eastAsiaTheme="minorEastAsia"/>
              <w:b w:val="0"/>
              <w:bCs w:val="0"/>
            </w:rPr>
          </w:pPr>
          <w:hyperlink w:anchor="_Toc101790715" w:history="1">
            <w:r w:rsidR="00B670C0" w:rsidRPr="00B670C0">
              <w:rPr>
                <w:rStyle w:val="Hyperlink"/>
                <w:sz w:val="21"/>
                <w:szCs w:val="21"/>
              </w:rPr>
              <w:t>10.</w:t>
            </w:r>
            <w:r w:rsidR="006532BA">
              <w:rPr>
                <w:rStyle w:val="Hyperlink"/>
                <w:sz w:val="21"/>
                <w:szCs w:val="21"/>
              </w:rPr>
              <w:tab/>
            </w:r>
            <w:r w:rsidR="00B670C0" w:rsidRPr="00B670C0">
              <w:rPr>
                <w:rStyle w:val="Hyperlink"/>
                <w:sz w:val="21"/>
                <w:szCs w:val="21"/>
              </w:rPr>
              <w:t>References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_Toc101790715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32</w:t>
            </w:r>
            <w:r w:rsidR="00B670C0" w:rsidRPr="00B670C0">
              <w:rPr>
                <w:webHidden/>
                <w:sz w:val="21"/>
                <w:szCs w:val="21"/>
              </w:rPr>
              <w:fldChar w:fldCharType="end"/>
            </w:r>
          </w:hyperlink>
        </w:p>
        <w:p w14:paraId="365F2F0C" w14:textId="4E54262D" w:rsidR="00561605" w:rsidRPr="00B670C0" w:rsidRDefault="00F0345F" w:rsidP="00B670C0">
          <w:pPr>
            <w:spacing w:line="240" w:lineRule="auto"/>
            <w:rPr>
              <w:sz w:val="21"/>
              <w:szCs w:val="21"/>
            </w:rPr>
          </w:pPr>
          <w:r w:rsidRPr="00B670C0">
            <w:rPr>
              <w:b/>
              <w:bCs/>
              <w:noProof/>
              <w:sz w:val="21"/>
              <w:szCs w:val="21"/>
            </w:rPr>
            <w:fldChar w:fldCharType="end"/>
          </w:r>
        </w:p>
      </w:sdtContent>
    </w:sdt>
    <w:p w14:paraId="1C76CAB0" w14:textId="07C685D3" w:rsidR="00561605" w:rsidRPr="00B670C0" w:rsidRDefault="0035605E" w:rsidP="00B670C0">
      <w:pPr>
        <w:pStyle w:val="Heading1"/>
        <w:numPr>
          <w:ilvl w:val="0"/>
          <w:numId w:val="4"/>
        </w:numPr>
        <w:spacing w:line="240" w:lineRule="auto"/>
        <w:rPr>
          <w:sz w:val="24"/>
          <w:szCs w:val="36"/>
        </w:rPr>
      </w:pPr>
      <w:bookmarkStart w:id="0" w:name="_Toc101790675"/>
      <w:r w:rsidRPr="00B670C0">
        <w:rPr>
          <w:sz w:val="24"/>
          <w:szCs w:val="36"/>
        </w:rPr>
        <w:lastRenderedPageBreak/>
        <w:t>A</w:t>
      </w:r>
      <w:r w:rsidR="00561605" w:rsidRPr="00B670C0">
        <w:rPr>
          <w:sz w:val="24"/>
          <w:szCs w:val="36"/>
        </w:rPr>
        <w:t>bstract</w:t>
      </w:r>
      <w:bookmarkEnd w:id="0"/>
      <w:r w:rsidR="00561605" w:rsidRPr="00B670C0">
        <w:rPr>
          <w:sz w:val="24"/>
          <w:szCs w:val="36"/>
        </w:rPr>
        <w:t xml:space="preserve"> </w:t>
      </w:r>
    </w:p>
    <w:p w14:paraId="09CEBAEE" w14:textId="77777777" w:rsidR="00561605" w:rsidRPr="00B670C0" w:rsidRDefault="00561605" w:rsidP="00B670C0">
      <w:pPr>
        <w:spacing w:line="240" w:lineRule="auto"/>
        <w:rPr>
          <w:sz w:val="21"/>
          <w:szCs w:val="21"/>
        </w:rPr>
      </w:pPr>
    </w:p>
    <w:p w14:paraId="64EB2668" w14:textId="5A933580" w:rsidR="00831481" w:rsidRPr="00B670C0" w:rsidRDefault="00561605" w:rsidP="00B670C0">
      <w:pPr>
        <w:spacing w:line="240" w:lineRule="auto"/>
        <w:rPr>
          <w:sz w:val="21"/>
          <w:szCs w:val="21"/>
        </w:rPr>
      </w:pPr>
      <w:r w:rsidRPr="00B670C0">
        <w:rPr>
          <w:sz w:val="21"/>
          <w:szCs w:val="21"/>
        </w:rPr>
        <w:t>A</w:t>
      </w:r>
      <w:r w:rsidR="0035605E" w:rsidRPr="00B670C0">
        <w:rPr>
          <w:sz w:val="21"/>
          <w:szCs w:val="21"/>
        </w:rPr>
        <w:t xml:space="preserve"> decline in effective population size can result in a bottleneck, characterised by increased inbreeding and resulting in an accumulation of </w:t>
      </w:r>
      <w:r w:rsidR="0035605E" w:rsidRPr="00B670C0">
        <w:rPr>
          <w:sz w:val="21"/>
          <w:szCs w:val="21"/>
          <w:highlight w:val="white"/>
        </w:rPr>
        <w:t>weakly deleteri</w:t>
      </w:r>
      <w:r w:rsidR="0035605E" w:rsidRPr="00B670C0">
        <w:rPr>
          <w:sz w:val="21"/>
          <w:szCs w:val="21"/>
        </w:rPr>
        <w:t>ous mutations. This phenomenon occurs in declining wild mammal populations as well as inbred domestic mammals. The effects of inbreeding on protein coding sequences are well understood, but the majority of disease- and trait-associated variants are enriched in noncoding sequences. Therefore, investigating the accumulation o</w:t>
      </w:r>
      <w:r w:rsidR="0035605E" w:rsidRPr="00B670C0">
        <w:rPr>
          <w:sz w:val="21"/>
          <w:szCs w:val="21"/>
          <w:highlight w:val="white"/>
        </w:rPr>
        <w:t xml:space="preserve">f </w:t>
      </w:r>
      <w:r w:rsidR="0035605E" w:rsidRPr="00B670C0">
        <w:rPr>
          <w:sz w:val="21"/>
          <w:szCs w:val="21"/>
        </w:rPr>
        <w:t>deleterious mutations in noncoding regions, particularly functional regions such as transcription factor binding sites, is crucial in understanding diseases and traits. The difficulty of detecting functional noncoding sequences has limited previous research, but recent advancements in machine learning methods enable the use of data from model species to predict functional noncoding regions in non-model species. Utilising the wealth of mammalian genome data now available, this project aims to investigate the accumulation of deleterious mutations in functional noncoding regions of genomes of domesticated and endangered wild mammals.</w:t>
      </w:r>
    </w:p>
    <w:p w14:paraId="60A73727" w14:textId="21B7063E" w:rsidR="00831481" w:rsidRPr="00B670C0" w:rsidRDefault="0035605E" w:rsidP="00B670C0">
      <w:pPr>
        <w:pStyle w:val="Heading1"/>
        <w:numPr>
          <w:ilvl w:val="0"/>
          <w:numId w:val="4"/>
        </w:numPr>
        <w:spacing w:line="240" w:lineRule="auto"/>
        <w:rPr>
          <w:sz w:val="24"/>
          <w:szCs w:val="36"/>
        </w:rPr>
      </w:pPr>
      <w:bookmarkStart w:id="1" w:name="_Toc101790676"/>
      <w:commentRangeStart w:id="2"/>
      <w:commentRangeStart w:id="3"/>
      <w:r w:rsidRPr="00B670C0">
        <w:rPr>
          <w:sz w:val="24"/>
          <w:szCs w:val="36"/>
        </w:rPr>
        <w:t xml:space="preserve">Theory </w:t>
      </w:r>
      <w:commentRangeEnd w:id="2"/>
      <w:r w:rsidR="0044104F" w:rsidRPr="00B670C0">
        <w:rPr>
          <w:rStyle w:val="CommentReference"/>
          <w:b w:val="0"/>
          <w:sz w:val="15"/>
          <w:szCs w:val="15"/>
        </w:rPr>
        <w:commentReference w:id="2"/>
      </w:r>
      <w:bookmarkEnd w:id="1"/>
      <w:commentRangeEnd w:id="3"/>
      <w:r w:rsidR="00FF6CBF">
        <w:rPr>
          <w:rStyle w:val="CommentReference"/>
          <w:b w:val="0"/>
        </w:rPr>
        <w:commentReference w:id="3"/>
      </w:r>
    </w:p>
    <w:p w14:paraId="09FBC609" w14:textId="77777777" w:rsidR="00831481" w:rsidRPr="00B670C0" w:rsidRDefault="0035605E" w:rsidP="00B670C0">
      <w:pPr>
        <w:pStyle w:val="Heading2"/>
        <w:spacing w:line="240" w:lineRule="auto"/>
        <w:rPr>
          <w:b w:val="0"/>
          <w:sz w:val="21"/>
          <w:szCs w:val="28"/>
        </w:rPr>
      </w:pPr>
      <w:bookmarkStart w:id="4" w:name="_Toc101790677"/>
      <w:r w:rsidRPr="00B670C0">
        <w:rPr>
          <w:sz w:val="21"/>
          <w:szCs w:val="28"/>
        </w:rPr>
        <w:t>2.1. Bottlenecks</w:t>
      </w:r>
      <w:bookmarkEnd w:id="4"/>
      <w:r w:rsidRPr="00B670C0">
        <w:rPr>
          <w:sz w:val="21"/>
          <w:szCs w:val="28"/>
        </w:rPr>
        <w:t xml:space="preserve"> </w:t>
      </w:r>
    </w:p>
    <w:p w14:paraId="1AE90C35" w14:textId="77777777" w:rsidR="00831481" w:rsidRPr="00B670C0" w:rsidRDefault="00831481" w:rsidP="00B670C0">
      <w:pPr>
        <w:spacing w:line="240" w:lineRule="auto"/>
        <w:rPr>
          <w:b/>
          <w:sz w:val="21"/>
          <w:szCs w:val="21"/>
        </w:rPr>
      </w:pPr>
    </w:p>
    <w:p w14:paraId="798604EC" w14:textId="77777777" w:rsidR="00831481" w:rsidRPr="00B670C0" w:rsidRDefault="0035605E" w:rsidP="00B670C0">
      <w:pPr>
        <w:spacing w:line="240" w:lineRule="auto"/>
        <w:rPr>
          <w:sz w:val="21"/>
          <w:szCs w:val="21"/>
        </w:rPr>
      </w:pPr>
      <w:r w:rsidRPr="00B670C0">
        <w:rPr>
          <w:sz w:val="21"/>
          <w:szCs w:val="21"/>
        </w:rPr>
        <w:t xml:space="preserve">Demographic events such as founder events or bottlenecks result in a reduction in population size </w:t>
      </w:r>
      <w:hyperlink r:id="rId16">
        <w:r w:rsidRPr="00B670C0">
          <w:rPr>
            <w:color w:val="000000"/>
            <w:sz w:val="21"/>
            <w:szCs w:val="21"/>
          </w:rPr>
          <w:t xml:space="preserve">(Galtier </w:t>
        </w:r>
      </w:hyperlink>
      <w:hyperlink r:id="rId17">
        <w:r w:rsidRPr="00B670C0">
          <w:rPr>
            <w:i/>
            <w:color w:val="000000"/>
            <w:sz w:val="21"/>
            <w:szCs w:val="21"/>
          </w:rPr>
          <w:t>et al.</w:t>
        </w:r>
      </w:hyperlink>
      <w:hyperlink r:id="rId18">
        <w:r w:rsidRPr="00B670C0">
          <w:rPr>
            <w:color w:val="000000"/>
            <w:sz w:val="21"/>
            <w:szCs w:val="21"/>
          </w:rPr>
          <w:t>, 2000)</w:t>
        </w:r>
      </w:hyperlink>
      <w:r w:rsidRPr="00B670C0">
        <w:rPr>
          <w:sz w:val="21"/>
          <w:szCs w:val="21"/>
        </w:rPr>
        <w:t xml:space="preserve">. A bottleneck is a rapid reduction in population size which may be due to environmental causes, such as floods, droughts, wildfires or diseases, or due to human interference, such as hunting, culling or habitat destruction </w:t>
      </w:r>
      <w:hyperlink r:id="rId19">
        <w:r w:rsidRPr="00B670C0">
          <w:rPr>
            <w:color w:val="000000"/>
            <w:sz w:val="21"/>
            <w:szCs w:val="21"/>
          </w:rPr>
          <w:t xml:space="preserve">(Broquet </w:t>
        </w:r>
      </w:hyperlink>
      <w:hyperlink r:id="rId20">
        <w:r w:rsidRPr="00B670C0">
          <w:rPr>
            <w:i/>
            <w:color w:val="000000"/>
            <w:sz w:val="21"/>
            <w:szCs w:val="21"/>
          </w:rPr>
          <w:t>et al.</w:t>
        </w:r>
      </w:hyperlink>
      <w:hyperlink r:id="rId21">
        <w:r w:rsidRPr="00B670C0">
          <w:rPr>
            <w:color w:val="000000"/>
            <w:sz w:val="21"/>
            <w:szCs w:val="21"/>
          </w:rPr>
          <w:t xml:space="preserve">, 2010; Bijlsma and Loeschcke, 2012; Banks </w:t>
        </w:r>
      </w:hyperlink>
      <w:hyperlink r:id="rId22">
        <w:r w:rsidRPr="00B670C0">
          <w:rPr>
            <w:i/>
            <w:color w:val="000000"/>
            <w:sz w:val="21"/>
            <w:szCs w:val="21"/>
          </w:rPr>
          <w:t>et al.</w:t>
        </w:r>
      </w:hyperlink>
      <w:hyperlink r:id="rId23">
        <w:r w:rsidRPr="00B670C0">
          <w:rPr>
            <w:color w:val="000000"/>
            <w:sz w:val="21"/>
            <w:szCs w:val="21"/>
          </w:rPr>
          <w:t>, 2013)</w:t>
        </w:r>
      </w:hyperlink>
      <w:r w:rsidRPr="00B670C0">
        <w:rPr>
          <w:sz w:val="21"/>
          <w:szCs w:val="21"/>
        </w:rPr>
        <w:t xml:space="preserve">. These events can result in the fragmentation of populations and reduction of their genetic diversity as many alleles are lost in the process, increasing the risk of extinction (Figure 1) </w:t>
      </w:r>
      <w:hyperlink r:id="rId24">
        <w:r w:rsidRPr="00B670C0">
          <w:rPr>
            <w:color w:val="000000"/>
            <w:sz w:val="21"/>
            <w:szCs w:val="21"/>
          </w:rPr>
          <w:t xml:space="preserve">(Luikart </w:t>
        </w:r>
      </w:hyperlink>
      <w:hyperlink r:id="rId25">
        <w:r w:rsidRPr="00B670C0">
          <w:rPr>
            <w:i/>
            <w:color w:val="000000"/>
            <w:sz w:val="21"/>
            <w:szCs w:val="21"/>
          </w:rPr>
          <w:t>et al.</w:t>
        </w:r>
      </w:hyperlink>
      <w:hyperlink r:id="rId26">
        <w:r w:rsidRPr="00B670C0">
          <w:rPr>
            <w:color w:val="000000"/>
            <w:sz w:val="21"/>
            <w:szCs w:val="21"/>
          </w:rPr>
          <w:t>, 1998)</w:t>
        </w:r>
      </w:hyperlink>
      <w:r w:rsidRPr="00B670C0">
        <w:rPr>
          <w:sz w:val="21"/>
          <w:szCs w:val="21"/>
        </w:rPr>
        <w:t xml:space="preserve">. In turn, this makes a population less adaptable to environmental changes as the remaining alleles contain much less diversity and are therefore less likely to contain variation that is potentially beneficial in a changing environment. A reduction in population size also increases the chance of inbreeding as the chance of mating with a related individual is greater. </w:t>
      </w:r>
    </w:p>
    <w:p w14:paraId="2577D05D" w14:textId="77777777" w:rsidR="00831481" w:rsidRPr="00B670C0" w:rsidRDefault="00831481" w:rsidP="00B670C0">
      <w:pPr>
        <w:spacing w:line="240" w:lineRule="auto"/>
        <w:rPr>
          <w:sz w:val="21"/>
          <w:szCs w:val="21"/>
        </w:rPr>
      </w:pPr>
    </w:p>
    <w:p w14:paraId="008158BB" w14:textId="77777777" w:rsidR="00831481" w:rsidRPr="00B670C0" w:rsidRDefault="00831481" w:rsidP="00B670C0">
      <w:pPr>
        <w:spacing w:line="240" w:lineRule="auto"/>
        <w:rPr>
          <w:sz w:val="21"/>
          <w:szCs w:val="21"/>
        </w:rPr>
      </w:pPr>
    </w:p>
    <w:p w14:paraId="7D35A258" w14:textId="77777777" w:rsidR="00831481" w:rsidRPr="00B670C0" w:rsidRDefault="00831481" w:rsidP="00B670C0">
      <w:pPr>
        <w:spacing w:line="240" w:lineRule="auto"/>
        <w:rPr>
          <w:sz w:val="21"/>
          <w:szCs w:val="21"/>
        </w:rPr>
      </w:pPr>
    </w:p>
    <w:p w14:paraId="0DA214D1"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554F8591" wp14:editId="34D1D34F">
            <wp:extent cx="5689600" cy="2651125"/>
            <wp:effectExtent l="0" t="0" r="0" b="317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690862" cy="2651713"/>
                    </a:xfrm>
                    <a:prstGeom prst="rect">
                      <a:avLst/>
                    </a:prstGeom>
                    <a:ln/>
                  </pic:spPr>
                </pic:pic>
              </a:graphicData>
            </a:graphic>
          </wp:inline>
        </w:drawing>
      </w:r>
    </w:p>
    <w:p w14:paraId="3D84684E" w14:textId="057744A8" w:rsidR="00831481" w:rsidRPr="00B670C0" w:rsidRDefault="0035605E" w:rsidP="00B670C0">
      <w:pPr>
        <w:spacing w:line="240" w:lineRule="auto"/>
        <w:rPr>
          <w:sz w:val="18"/>
          <w:szCs w:val="18"/>
          <w:highlight w:val="white"/>
        </w:rPr>
      </w:pPr>
      <w:r w:rsidRPr="00B670C0">
        <w:rPr>
          <w:b/>
          <w:sz w:val="18"/>
          <w:szCs w:val="18"/>
          <w:highlight w:val="white"/>
        </w:rPr>
        <w:t>Figure 1.</w:t>
      </w:r>
      <w:r w:rsidRPr="00B670C0">
        <w:rPr>
          <w:sz w:val="18"/>
          <w:szCs w:val="18"/>
          <w:highlight w:val="white"/>
        </w:rPr>
        <w:t xml:space="preserve"> A genetic bottleneck. Alleles are represented by different coloured circles. After the bottleneck, the population expands but with limited alleles, and therefore diversity, compared to the original population. </w:t>
      </w:r>
    </w:p>
    <w:p w14:paraId="1BA25673" w14:textId="77777777" w:rsidR="00831481" w:rsidRPr="00B670C0" w:rsidRDefault="0035605E" w:rsidP="00B670C0">
      <w:pPr>
        <w:pStyle w:val="Heading2"/>
        <w:spacing w:line="240" w:lineRule="auto"/>
        <w:rPr>
          <w:sz w:val="21"/>
          <w:szCs w:val="28"/>
        </w:rPr>
      </w:pPr>
      <w:bookmarkStart w:id="5" w:name="_Toc101790678"/>
      <w:r w:rsidRPr="00B670C0">
        <w:rPr>
          <w:sz w:val="21"/>
          <w:szCs w:val="28"/>
        </w:rPr>
        <w:lastRenderedPageBreak/>
        <w:t>2.2. Deleterious mutations</w:t>
      </w:r>
      <w:bookmarkEnd w:id="5"/>
    </w:p>
    <w:p w14:paraId="3DDB32A6" w14:textId="77777777" w:rsidR="00831481" w:rsidRPr="00B670C0" w:rsidRDefault="00831481" w:rsidP="00B670C0">
      <w:pPr>
        <w:spacing w:line="240" w:lineRule="auto"/>
        <w:rPr>
          <w:b/>
          <w:sz w:val="21"/>
          <w:szCs w:val="21"/>
        </w:rPr>
      </w:pPr>
    </w:p>
    <w:p w14:paraId="1D32DEFA" w14:textId="77777777" w:rsidR="00831481" w:rsidRPr="00B670C0" w:rsidRDefault="0035605E" w:rsidP="00B670C0">
      <w:pPr>
        <w:spacing w:line="240" w:lineRule="auto"/>
        <w:rPr>
          <w:sz w:val="21"/>
          <w:szCs w:val="21"/>
        </w:rPr>
      </w:pPr>
      <w:r w:rsidRPr="00B670C0">
        <w:rPr>
          <w:sz w:val="21"/>
          <w:szCs w:val="21"/>
        </w:rPr>
        <w:t xml:space="preserve">Deleterious mutations are those which have a negative effect on an organism's fitness </w:t>
      </w:r>
      <w:hyperlink r:id="rId28">
        <w:r w:rsidRPr="00B670C0">
          <w:rPr>
            <w:color w:val="000000"/>
            <w:sz w:val="21"/>
            <w:szCs w:val="21"/>
          </w:rPr>
          <w:t xml:space="preserve">(Lynch </w:t>
        </w:r>
      </w:hyperlink>
      <w:hyperlink r:id="rId29">
        <w:r w:rsidRPr="00B670C0">
          <w:rPr>
            <w:i/>
            <w:color w:val="000000"/>
            <w:sz w:val="21"/>
            <w:szCs w:val="21"/>
          </w:rPr>
          <w:t>et al.</w:t>
        </w:r>
      </w:hyperlink>
      <w:hyperlink r:id="rId30">
        <w:r w:rsidRPr="00B670C0">
          <w:rPr>
            <w:color w:val="000000"/>
            <w:sz w:val="21"/>
            <w:szCs w:val="21"/>
          </w:rPr>
          <w:t>, 1993; Lande, 1994)</w:t>
        </w:r>
      </w:hyperlink>
      <w:r w:rsidRPr="00B670C0">
        <w:rPr>
          <w:sz w:val="21"/>
          <w:szCs w:val="21"/>
        </w:rPr>
        <w:t xml:space="preserve">. They may occur within protein-coding sequences, in the form of frameshift, nonsense or missense mutations or premature termination codons (PTCs), or within noncoding regions, altering the sequence of functional regions </w:t>
      </w:r>
      <w:hyperlink r:id="rId31">
        <w:r w:rsidRPr="00B670C0">
          <w:rPr>
            <w:color w:val="000000"/>
            <w:sz w:val="21"/>
            <w:szCs w:val="21"/>
          </w:rPr>
          <w:t xml:space="preserve">(Raes and Van de Peer, 2005; Savas </w:t>
        </w:r>
      </w:hyperlink>
      <w:hyperlink r:id="rId32">
        <w:r w:rsidRPr="00B670C0">
          <w:rPr>
            <w:i/>
            <w:color w:val="000000"/>
            <w:sz w:val="21"/>
            <w:szCs w:val="21"/>
          </w:rPr>
          <w:t>et al.</w:t>
        </w:r>
      </w:hyperlink>
      <w:hyperlink r:id="rId33">
        <w:r w:rsidRPr="00B670C0">
          <w:rPr>
            <w:color w:val="000000"/>
            <w:sz w:val="21"/>
            <w:szCs w:val="21"/>
          </w:rPr>
          <w:t xml:space="preserve">, 2006; Kryukov </w:t>
        </w:r>
      </w:hyperlink>
      <w:hyperlink r:id="rId34">
        <w:r w:rsidRPr="00B670C0">
          <w:rPr>
            <w:i/>
            <w:color w:val="000000"/>
            <w:sz w:val="21"/>
            <w:szCs w:val="21"/>
          </w:rPr>
          <w:t>et al.</w:t>
        </w:r>
      </w:hyperlink>
      <w:hyperlink r:id="rId35">
        <w:r w:rsidRPr="00B670C0">
          <w:rPr>
            <w:color w:val="000000"/>
            <w:sz w:val="21"/>
            <w:szCs w:val="21"/>
          </w:rPr>
          <w:t xml:space="preserve">, 2007; Hindorff </w:t>
        </w:r>
      </w:hyperlink>
      <w:hyperlink r:id="rId36">
        <w:r w:rsidRPr="00B670C0">
          <w:rPr>
            <w:i/>
            <w:color w:val="000000"/>
            <w:sz w:val="21"/>
            <w:szCs w:val="21"/>
          </w:rPr>
          <w:t>et al.</w:t>
        </w:r>
      </w:hyperlink>
      <w:hyperlink r:id="rId37">
        <w:r w:rsidRPr="00B670C0">
          <w:rPr>
            <w:color w:val="000000"/>
            <w:sz w:val="21"/>
            <w:szCs w:val="21"/>
          </w:rPr>
          <w:t xml:space="preserve">, 2009; Sonstegard </w:t>
        </w:r>
      </w:hyperlink>
      <w:hyperlink r:id="rId38">
        <w:r w:rsidRPr="00B670C0">
          <w:rPr>
            <w:i/>
            <w:color w:val="000000"/>
            <w:sz w:val="21"/>
            <w:szCs w:val="21"/>
          </w:rPr>
          <w:t>et al.</w:t>
        </w:r>
      </w:hyperlink>
      <w:hyperlink r:id="rId39">
        <w:r w:rsidRPr="00B670C0">
          <w:rPr>
            <w:color w:val="000000"/>
            <w:sz w:val="21"/>
            <w:szCs w:val="21"/>
          </w:rPr>
          <w:t>, 2013)</w:t>
        </w:r>
      </w:hyperlink>
      <w:r w:rsidRPr="00B670C0">
        <w:rPr>
          <w:sz w:val="21"/>
          <w:szCs w:val="21"/>
        </w:rPr>
        <w:t xml:space="preserve">. For example, mutations in transcription factor binding sites (TFBS) can affect the binding affinity of transcription factors, thereby affecting gene expression </w:t>
      </w:r>
      <w:hyperlink r:id="rId40">
        <w:r w:rsidRPr="00B670C0">
          <w:rPr>
            <w:color w:val="000000"/>
            <w:sz w:val="21"/>
            <w:szCs w:val="21"/>
          </w:rPr>
          <w:t xml:space="preserve">(Zheng </w:t>
        </w:r>
      </w:hyperlink>
      <w:hyperlink r:id="rId41">
        <w:r w:rsidRPr="00B670C0">
          <w:rPr>
            <w:i/>
            <w:color w:val="000000"/>
            <w:sz w:val="21"/>
            <w:szCs w:val="21"/>
          </w:rPr>
          <w:t>et al.</w:t>
        </w:r>
      </w:hyperlink>
      <w:hyperlink r:id="rId42">
        <w:r w:rsidRPr="00B670C0">
          <w:rPr>
            <w:color w:val="000000"/>
            <w:sz w:val="21"/>
            <w:szCs w:val="21"/>
          </w:rPr>
          <w:t>, 2010)</w:t>
        </w:r>
      </w:hyperlink>
      <w:r w:rsidRPr="00B670C0">
        <w:rPr>
          <w:sz w:val="21"/>
          <w:szCs w:val="21"/>
        </w:rPr>
        <w:t xml:space="preserve">. </w:t>
      </w:r>
    </w:p>
    <w:p w14:paraId="43A0DA09" w14:textId="77777777" w:rsidR="00831481" w:rsidRPr="00B670C0" w:rsidRDefault="00831481" w:rsidP="00B670C0">
      <w:pPr>
        <w:spacing w:line="240" w:lineRule="auto"/>
        <w:rPr>
          <w:sz w:val="21"/>
          <w:szCs w:val="21"/>
          <w:shd w:val="clear" w:color="auto" w:fill="F1C232"/>
        </w:rPr>
      </w:pPr>
    </w:p>
    <w:p w14:paraId="0D55FA56" w14:textId="4B918320" w:rsidR="00831481" w:rsidRPr="00B670C0" w:rsidRDefault="0035605E" w:rsidP="00B670C0">
      <w:pPr>
        <w:spacing w:line="240" w:lineRule="auto"/>
        <w:rPr>
          <w:sz w:val="21"/>
          <w:szCs w:val="21"/>
        </w:rPr>
      </w:pPr>
      <w:r w:rsidRPr="00B670C0">
        <w:rPr>
          <w:sz w:val="21"/>
          <w:szCs w:val="21"/>
        </w:rPr>
        <w:t xml:space="preserve">Muller’s ratchet </w:t>
      </w:r>
      <w:hyperlink r:id="rId43">
        <w:r w:rsidRPr="00B670C0">
          <w:rPr>
            <w:color w:val="000000"/>
            <w:sz w:val="21"/>
            <w:szCs w:val="21"/>
          </w:rPr>
          <w:t>(Muller, 1964)</w:t>
        </w:r>
      </w:hyperlink>
      <w:r w:rsidRPr="00B670C0">
        <w:rPr>
          <w:sz w:val="21"/>
          <w:szCs w:val="21"/>
        </w:rPr>
        <w:t xml:space="preserve"> states that with no recombination, irreversible deleterious mutations accumulate. Offspring have at least as many deleterious mutations as their parents, so with more generations, deleterious mutations accumulate </w:t>
      </w:r>
      <w:hyperlink r:id="rId44">
        <w:r w:rsidRPr="00B670C0">
          <w:rPr>
            <w:color w:val="000000"/>
            <w:sz w:val="21"/>
            <w:szCs w:val="21"/>
          </w:rPr>
          <w:t>(Muller, 1964)</w:t>
        </w:r>
      </w:hyperlink>
      <w:r w:rsidRPr="00B670C0">
        <w:rPr>
          <w:sz w:val="21"/>
          <w:szCs w:val="21"/>
        </w:rPr>
        <w:t xml:space="preserve">. Some deleterious mutations may have a strong effect on an organism, causing death or preventing reproduction, meaning the deleterious mutation is not heritable. Sexual reproduction enables the removal of such mutations, however weak mutations may still accumulate </w:t>
      </w:r>
      <w:hyperlink r:id="rId45">
        <w:r w:rsidRPr="00B670C0">
          <w:rPr>
            <w:color w:val="000000"/>
            <w:sz w:val="21"/>
            <w:szCs w:val="21"/>
          </w:rPr>
          <w:t>(Muller, 1964)</w:t>
        </w:r>
      </w:hyperlink>
      <w:r w:rsidRPr="00B670C0">
        <w:rPr>
          <w:sz w:val="21"/>
          <w:szCs w:val="21"/>
        </w:rPr>
        <w:t>. Weakly deleterious mutations have a smaller effect on an organism, meaning reproduction may still occur, allowing the mutation to be heritable.</w:t>
      </w:r>
    </w:p>
    <w:p w14:paraId="36716772" w14:textId="77777777" w:rsidR="00831481" w:rsidRPr="00B670C0" w:rsidRDefault="0035605E" w:rsidP="00B670C0">
      <w:pPr>
        <w:pStyle w:val="Heading2"/>
        <w:spacing w:line="240" w:lineRule="auto"/>
        <w:rPr>
          <w:sz w:val="21"/>
          <w:szCs w:val="28"/>
        </w:rPr>
      </w:pPr>
      <w:bookmarkStart w:id="6" w:name="_Toc101790679"/>
      <w:r w:rsidRPr="00B670C0">
        <w:rPr>
          <w:sz w:val="21"/>
          <w:szCs w:val="28"/>
        </w:rPr>
        <w:t>2.3. Small populations</w:t>
      </w:r>
      <w:bookmarkEnd w:id="6"/>
    </w:p>
    <w:p w14:paraId="379A4EB7" w14:textId="77777777" w:rsidR="00831481" w:rsidRPr="00B670C0" w:rsidRDefault="00831481" w:rsidP="00B670C0">
      <w:pPr>
        <w:spacing w:line="240" w:lineRule="auto"/>
        <w:rPr>
          <w:b/>
          <w:sz w:val="21"/>
          <w:szCs w:val="21"/>
        </w:rPr>
      </w:pPr>
    </w:p>
    <w:p w14:paraId="35CA9534" w14:textId="77777777" w:rsidR="00831481" w:rsidRPr="00B670C0" w:rsidRDefault="0035605E" w:rsidP="00B670C0">
      <w:pPr>
        <w:spacing w:line="240" w:lineRule="auto"/>
        <w:rPr>
          <w:sz w:val="21"/>
          <w:szCs w:val="21"/>
          <w:highlight w:val="white"/>
        </w:rPr>
      </w:pPr>
      <w:r w:rsidRPr="00B670C0">
        <w:rPr>
          <w:sz w:val="21"/>
          <w:szCs w:val="21"/>
        </w:rPr>
        <w:t xml:space="preserve">Deleterious mutations accumulate more quickly in populations with small effective population </w:t>
      </w:r>
      <w:r w:rsidRPr="00B670C0">
        <w:rPr>
          <w:sz w:val="21"/>
          <w:szCs w:val="21"/>
          <w:highlight w:val="white"/>
        </w:rPr>
        <w:t>sizes (</w:t>
      </w:r>
      <w:r w:rsidRPr="00B670C0">
        <w:rPr>
          <w:i/>
          <w:sz w:val="21"/>
          <w:szCs w:val="21"/>
        </w:rPr>
        <w:t>N</w:t>
      </w:r>
      <w:r w:rsidRPr="00B670C0">
        <w:rPr>
          <w:i/>
          <w:sz w:val="21"/>
          <w:szCs w:val="21"/>
          <w:vertAlign w:val="subscript"/>
        </w:rPr>
        <w:t>e</w:t>
      </w:r>
      <w:r w:rsidRPr="00B670C0">
        <w:rPr>
          <w:sz w:val="21"/>
          <w:szCs w:val="21"/>
          <w:highlight w:val="white"/>
        </w:rPr>
        <w:t xml:space="preserve">) or populations with relaxed selective pressures </w:t>
      </w:r>
      <w:hyperlink r:id="rId46">
        <w:r w:rsidRPr="00B670C0">
          <w:rPr>
            <w:color w:val="000000"/>
            <w:sz w:val="21"/>
            <w:szCs w:val="21"/>
            <w:highlight w:val="white"/>
          </w:rPr>
          <w:t xml:space="preserve">(Björnerfeldt </w:t>
        </w:r>
      </w:hyperlink>
      <w:hyperlink r:id="rId47">
        <w:r w:rsidRPr="00B670C0">
          <w:rPr>
            <w:i/>
            <w:color w:val="000000"/>
            <w:sz w:val="21"/>
            <w:szCs w:val="21"/>
            <w:highlight w:val="white"/>
          </w:rPr>
          <w:t>et al.</w:t>
        </w:r>
      </w:hyperlink>
      <w:hyperlink r:id="rId48">
        <w:r w:rsidRPr="00B670C0">
          <w:rPr>
            <w:color w:val="000000"/>
            <w:sz w:val="21"/>
            <w:szCs w:val="21"/>
            <w:highlight w:val="white"/>
          </w:rPr>
          <w:t>, 2006)</w:t>
        </w:r>
      </w:hyperlink>
      <w:r w:rsidRPr="00B670C0">
        <w:rPr>
          <w:sz w:val="21"/>
          <w:szCs w:val="21"/>
          <w:highlight w:val="white"/>
        </w:rPr>
        <w:t xml:space="preserve">. The risk of extinction in such populations is more greatly impacted by weakly deleterious mutations than by demographic or environmental stochasticity, as the accumulation of weakly deleterious mutations can lead to loss of fitness and genetic inviability </w:t>
      </w:r>
      <w:hyperlink r:id="rId49">
        <w:r w:rsidRPr="00B670C0">
          <w:rPr>
            <w:color w:val="000000"/>
            <w:sz w:val="21"/>
            <w:szCs w:val="21"/>
            <w:highlight w:val="white"/>
          </w:rPr>
          <w:t>(Lande, 1994)</w:t>
        </w:r>
      </w:hyperlink>
      <w:r w:rsidRPr="00B670C0">
        <w:rPr>
          <w:sz w:val="21"/>
          <w:szCs w:val="21"/>
          <w:highlight w:val="white"/>
        </w:rPr>
        <w:t>.</w:t>
      </w:r>
    </w:p>
    <w:p w14:paraId="37CAB3BF" w14:textId="77777777" w:rsidR="00831481" w:rsidRPr="00B670C0" w:rsidRDefault="00831481" w:rsidP="00B670C0">
      <w:pPr>
        <w:spacing w:line="240" w:lineRule="auto"/>
        <w:rPr>
          <w:sz w:val="21"/>
          <w:szCs w:val="21"/>
          <w:shd w:val="clear" w:color="auto" w:fill="F1C232"/>
        </w:rPr>
      </w:pPr>
    </w:p>
    <w:p w14:paraId="765E87A4" w14:textId="77777777" w:rsidR="00831481" w:rsidRPr="00B670C0" w:rsidRDefault="0035605E" w:rsidP="00B670C0">
      <w:pPr>
        <w:spacing w:line="240" w:lineRule="auto"/>
        <w:rPr>
          <w:sz w:val="21"/>
          <w:szCs w:val="21"/>
          <w:highlight w:val="white"/>
        </w:rPr>
      </w:pPr>
      <w:r w:rsidRPr="00B670C0">
        <w:rPr>
          <w:sz w:val="21"/>
          <w:szCs w:val="21"/>
        </w:rPr>
        <w:t xml:space="preserve">Small populations are also prone to genetic drift: the random fixation or loss of alleles due to chance (Figure 2) </w:t>
      </w:r>
      <w:hyperlink r:id="rId50">
        <w:r w:rsidRPr="00B670C0">
          <w:rPr>
            <w:color w:val="000000"/>
            <w:sz w:val="21"/>
            <w:szCs w:val="21"/>
          </w:rPr>
          <w:t>(Masel, 2011)</w:t>
        </w:r>
      </w:hyperlink>
      <w:r w:rsidRPr="00B670C0">
        <w:rPr>
          <w:sz w:val="21"/>
          <w:szCs w:val="21"/>
        </w:rPr>
        <w:t xml:space="preserve">. Genetic erosion, where rare alleles are lost due to death of individuals, has a larger effect on smaller populations as it further decreases genetic diversity </w:t>
      </w:r>
      <w:hyperlink r:id="rId51">
        <w:r w:rsidRPr="00B670C0">
          <w:rPr>
            <w:color w:val="000000"/>
            <w:sz w:val="21"/>
            <w:szCs w:val="21"/>
          </w:rPr>
          <w:t>(Bijlsma and Loeschcke, 2012)</w:t>
        </w:r>
      </w:hyperlink>
      <w:r w:rsidRPr="00B670C0">
        <w:rPr>
          <w:sz w:val="21"/>
          <w:szCs w:val="21"/>
        </w:rPr>
        <w:t>. Fixation of alleles in a population due to genetic drift may also be problematic for small populations as weakly deleterious mutatio</w:t>
      </w:r>
      <w:r w:rsidRPr="00B670C0">
        <w:rPr>
          <w:sz w:val="21"/>
          <w:szCs w:val="21"/>
          <w:highlight w:val="white"/>
        </w:rPr>
        <w:t xml:space="preserve">ns may be fixed by chance </w:t>
      </w:r>
      <w:hyperlink r:id="rId52">
        <w:r w:rsidRPr="00B670C0">
          <w:rPr>
            <w:color w:val="000000"/>
            <w:sz w:val="21"/>
            <w:szCs w:val="21"/>
            <w:highlight w:val="white"/>
          </w:rPr>
          <w:t>(Lande, 1994)</w:t>
        </w:r>
      </w:hyperlink>
      <w:r w:rsidRPr="00B670C0">
        <w:rPr>
          <w:sz w:val="21"/>
          <w:szCs w:val="21"/>
          <w:highlight w:val="white"/>
        </w:rPr>
        <w:t xml:space="preserve">. The probability of fixation of an allele relates to the level of genetic drift; the likelihood that a deleterious allele will segregate at a high frequency is higher in populations with a smaller </w:t>
      </w:r>
      <w:r w:rsidRPr="00B670C0">
        <w:rPr>
          <w:i/>
          <w:sz w:val="21"/>
          <w:szCs w:val="21"/>
        </w:rPr>
        <w:t>N</w:t>
      </w:r>
      <w:r w:rsidRPr="00B670C0">
        <w:rPr>
          <w:i/>
          <w:sz w:val="21"/>
          <w:szCs w:val="21"/>
          <w:vertAlign w:val="subscript"/>
        </w:rPr>
        <w:t>e</w:t>
      </w:r>
      <w:r w:rsidRPr="00B670C0">
        <w:rPr>
          <w:sz w:val="21"/>
          <w:szCs w:val="21"/>
          <w:highlight w:val="white"/>
        </w:rPr>
        <w:t xml:space="preserve"> than in larger populations </w:t>
      </w:r>
      <w:hyperlink r:id="rId53">
        <w:r w:rsidRPr="00B670C0">
          <w:rPr>
            <w:color w:val="000000"/>
            <w:sz w:val="21"/>
            <w:szCs w:val="21"/>
            <w:highlight w:val="white"/>
          </w:rPr>
          <w:t>(Crow and Kimura, 1970)</w:t>
        </w:r>
      </w:hyperlink>
      <w:r w:rsidRPr="00B670C0">
        <w:rPr>
          <w:sz w:val="21"/>
          <w:szCs w:val="21"/>
          <w:highlight w:val="white"/>
        </w:rPr>
        <w:t xml:space="preserve">. This can lead to a ‘mutational meltdown’: accumulated deleterious mutations cause a reduced population size and subsequent vulnerability to genetic drift causes further fixation of deleterious mutations, eventually resulting in extinction </w:t>
      </w:r>
      <w:hyperlink r:id="rId54">
        <w:r w:rsidRPr="00B670C0">
          <w:rPr>
            <w:color w:val="000000"/>
            <w:sz w:val="21"/>
            <w:szCs w:val="21"/>
            <w:highlight w:val="white"/>
          </w:rPr>
          <w:t>(Lynch and Gabriel, 1990)</w:t>
        </w:r>
      </w:hyperlink>
      <w:r w:rsidRPr="00B670C0">
        <w:rPr>
          <w:sz w:val="21"/>
          <w:szCs w:val="21"/>
          <w:highlight w:val="white"/>
        </w:rPr>
        <w:t>.</w:t>
      </w:r>
    </w:p>
    <w:p w14:paraId="238695F1" w14:textId="77777777" w:rsidR="00831481" w:rsidRPr="00B670C0" w:rsidRDefault="00831481" w:rsidP="00B670C0">
      <w:pPr>
        <w:spacing w:line="240" w:lineRule="auto"/>
        <w:rPr>
          <w:sz w:val="21"/>
          <w:szCs w:val="21"/>
          <w:highlight w:val="white"/>
        </w:rPr>
      </w:pPr>
    </w:p>
    <w:p w14:paraId="7D32FFA9"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05AA5AB9" wp14:editId="73671610">
            <wp:extent cx="5943600" cy="1562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5943600" cy="1562100"/>
                    </a:xfrm>
                    <a:prstGeom prst="rect">
                      <a:avLst/>
                    </a:prstGeom>
                    <a:ln/>
                  </pic:spPr>
                </pic:pic>
              </a:graphicData>
            </a:graphic>
          </wp:inline>
        </w:drawing>
      </w:r>
    </w:p>
    <w:p w14:paraId="0CF42A50" w14:textId="68A4986F" w:rsidR="009603F7" w:rsidRPr="00B670C0" w:rsidRDefault="0035605E" w:rsidP="00B670C0">
      <w:pPr>
        <w:spacing w:line="240" w:lineRule="auto"/>
        <w:rPr>
          <w:sz w:val="18"/>
          <w:szCs w:val="18"/>
          <w:highlight w:val="white"/>
        </w:rPr>
      </w:pPr>
      <w:r w:rsidRPr="00B670C0">
        <w:rPr>
          <w:b/>
          <w:sz w:val="18"/>
          <w:szCs w:val="18"/>
          <w:highlight w:val="white"/>
        </w:rPr>
        <w:t>Figure 2.</w:t>
      </w:r>
      <w:r w:rsidRPr="00B670C0">
        <w:rPr>
          <w:sz w:val="18"/>
          <w:szCs w:val="18"/>
          <w:highlight w:val="white"/>
        </w:rPr>
        <w:t xml:space="preserve"> Genetic drift. Alleles are shown in different colours. A demographic event (</w:t>
      </w:r>
      <w:r w:rsidR="00D57E1D" w:rsidRPr="00B670C0">
        <w:rPr>
          <w:sz w:val="18"/>
          <w:szCs w:val="18"/>
          <w:highlight w:val="white"/>
        </w:rPr>
        <w:t>e.g.,</w:t>
      </w:r>
      <w:r w:rsidRPr="00B670C0">
        <w:rPr>
          <w:sz w:val="18"/>
          <w:szCs w:val="18"/>
          <w:highlight w:val="white"/>
        </w:rPr>
        <w:t xml:space="preserve"> a bottleneck) results in a small population with reduced diversity. As the population expands, genetic drift can result in the loss (</w:t>
      </w:r>
      <w:r w:rsidR="00D57E1D" w:rsidRPr="00B670C0">
        <w:rPr>
          <w:sz w:val="18"/>
          <w:szCs w:val="18"/>
          <w:highlight w:val="white"/>
        </w:rPr>
        <w:t>e.g.,</w:t>
      </w:r>
      <w:r w:rsidRPr="00B670C0">
        <w:rPr>
          <w:sz w:val="18"/>
          <w:szCs w:val="18"/>
          <w:highlight w:val="white"/>
        </w:rPr>
        <w:t xml:space="preserve"> yellow) or fixation (</w:t>
      </w:r>
      <w:r w:rsidR="00D57E1D" w:rsidRPr="00B670C0">
        <w:rPr>
          <w:sz w:val="18"/>
          <w:szCs w:val="18"/>
          <w:highlight w:val="white"/>
        </w:rPr>
        <w:t>e.g.,</w:t>
      </w:r>
      <w:r w:rsidRPr="00B670C0">
        <w:rPr>
          <w:sz w:val="18"/>
          <w:szCs w:val="18"/>
          <w:highlight w:val="white"/>
        </w:rPr>
        <w:t xml:space="preserve"> pink/green) of alleles due to chance.</w:t>
      </w:r>
    </w:p>
    <w:p w14:paraId="7905D491" w14:textId="11E14711" w:rsidR="00831481" w:rsidRPr="00B670C0" w:rsidRDefault="0035605E" w:rsidP="00B670C0">
      <w:pPr>
        <w:pStyle w:val="Heading2"/>
        <w:spacing w:line="240" w:lineRule="auto"/>
        <w:rPr>
          <w:sz w:val="21"/>
          <w:szCs w:val="28"/>
        </w:rPr>
      </w:pPr>
      <w:bookmarkStart w:id="7" w:name="_Toc101790680"/>
      <w:r w:rsidRPr="00B670C0">
        <w:rPr>
          <w:sz w:val="21"/>
          <w:szCs w:val="28"/>
        </w:rPr>
        <w:lastRenderedPageBreak/>
        <w:t>2.4. Nearly neutral theory of evolution</w:t>
      </w:r>
      <w:bookmarkEnd w:id="7"/>
    </w:p>
    <w:p w14:paraId="0A70051C" w14:textId="77777777" w:rsidR="009603F7" w:rsidRPr="00B670C0" w:rsidRDefault="009603F7" w:rsidP="00B670C0">
      <w:pPr>
        <w:spacing w:line="240" w:lineRule="auto"/>
        <w:rPr>
          <w:sz w:val="21"/>
          <w:szCs w:val="21"/>
        </w:rPr>
      </w:pPr>
    </w:p>
    <w:p w14:paraId="6FB8BA74" w14:textId="77777777" w:rsidR="00831481" w:rsidRPr="00B670C0" w:rsidRDefault="0035605E" w:rsidP="00B670C0">
      <w:pPr>
        <w:spacing w:line="240" w:lineRule="auto"/>
        <w:rPr>
          <w:sz w:val="21"/>
          <w:szCs w:val="21"/>
        </w:rPr>
      </w:pPr>
      <w:r w:rsidRPr="00B670C0">
        <w:rPr>
          <w:sz w:val="21"/>
          <w:szCs w:val="21"/>
        </w:rPr>
        <w:t xml:space="preserve">When investigating weakly deleterious mutations, it is important to consider the nearly neutral theory of evolution </w:t>
      </w:r>
      <w:hyperlink r:id="rId56">
        <w:r w:rsidRPr="00B670C0">
          <w:rPr>
            <w:color w:val="000000"/>
            <w:sz w:val="21"/>
            <w:szCs w:val="21"/>
          </w:rPr>
          <w:t>(Kimura, 1983; Ohta, 1992)</w:t>
        </w:r>
      </w:hyperlink>
      <w:r w:rsidRPr="00B670C0">
        <w:rPr>
          <w:sz w:val="21"/>
          <w:szCs w:val="21"/>
        </w:rPr>
        <w:t xml:space="preserve">. This theory states that most mutations are selectively neutral, or nearly neutral, and segregate in a population due to genetic drift. Therefore, deleterious alleles with a small effect on fitness behave like neutral alleles. At high frequencies, these weakly deleterious alleles are selected against. However, in small populations, weakly deleterious alleles behaving nearly neutrally can segregate at high frequencies due to the low </w:t>
      </w:r>
      <w:r w:rsidRPr="00B670C0">
        <w:rPr>
          <w:i/>
          <w:sz w:val="21"/>
          <w:szCs w:val="21"/>
        </w:rPr>
        <w:t>N</w:t>
      </w:r>
      <w:r w:rsidRPr="00B670C0">
        <w:rPr>
          <w:i/>
          <w:sz w:val="21"/>
          <w:szCs w:val="21"/>
          <w:vertAlign w:val="subscript"/>
        </w:rPr>
        <w:t>e</w:t>
      </w:r>
      <w:r w:rsidRPr="00B670C0">
        <w:rPr>
          <w:sz w:val="21"/>
          <w:szCs w:val="21"/>
        </w:rPr>
        <w:t>.</w:t>
      </w:r>
    </w:p>
    <w:p w14:paraId="1CD5F70B" w14:textId="77777777" w:rsidR="00831481" w:rsidRPr="00B670C0" w:rsidRDefault="00831481" w:rsidP="00B670C0">
      <w:pPr>
        <w:spacing w:line="240" w:lineRule="auto"/>
        <w:rPr>
          <w:sz w:val="21"/>
          <w:szCs w:val="21"/>
        </w:rPr>
      </w:pPr>
    </w:p>
    <w:p w14:paraId="5773210F" w14:textId="015DCCB4" w:rsidR="00831481" w:rsidRPr="00B670C0" w:rsidRDefault="0035605E" w:rsidP="00B670C0">
      <w:pPr>
        <w:spacing w:line="240" w:lineRule="auto"/>
        <w:rPr>
          <w:sz w:val="21"/>
          <w:szCs w:val="21"/>
        </w:rPr>
      </w:pPr>
      <w:r w:rsidRPr="00B670C0">
        <w:rPr>
          <w:sz w:val="21"/>
          <w:szCs w:val="21"/>
        </w:rPr>
        <w:t xml:space="preserve">The nearly neutral theory can be explained by the equation </w:t>
      </w:r>
      <w:r w:rsidRPr="00B670C0">
        <w:rPr>
          <w:i/>
          <w:sz w:val="21"/>
          <w:szCs w:val="21"/>
        </w:rPr>
        <w:t>S</w:t>
      </w:r>
      <w:r w:rsidRPr="00B670C0">
        <w:rPr>
          <w:sz w:val="21"/>
          <w:szCs w:val="21"/>
        </w:rPr>
        <w:t>=4</w:t>
      </w:r>
      <w:r w:rsidRPr="00B670C0">
        <w:rPr>
          <w:i/>
          <w:sz w:val="21"/>
          <w:szCs w:val="21"/>
        </w:rPr>
        <w:t>N</w:t>
      </w:r>
      <w:r w:rsidRPr="00B670C0">
        <w:rPr>
          <w:i/>
          <w:sz w:val="21"/>
          <w:szCs w:val="21"/>
          <w:vertAlign w:val="subscript"/>
        </w:rPr>
        <w:t>e</w:t>
      </w:r>
      <w:r w:rsidRPr="00B670C0">
        <w:rPr>
          <w:i/>
          <w:sz w:val="21"/>
          <w:szCs w:val="21"/>
        </w:rPr>
        <w:t>s</w:t>
      </w:r>
      <w:r w:rsidRPr="00B670C0">
        <w:rPr>
          <w:sz w:val="21"/>
          <w:szCs w:val="21"/>
        </w:rPr>
        <w:t xml:space="preserve">, where </w:t>
      </w:r>
      <w:r w:rsidRPr="00B670C0">
        <w:rPr>
          <w:i/>
          <w:sz w:val="21"/>
          <w:szCs w:val="21"/>
        </w:rPr>
        <w:t>S</w:t>
      </w:r>
      <w:r w:rsidRPr="00B670C0">
        <w:rPr>
          <w:sz w:val="21"/>
          <w:szCs w:val="21"/>
        </w:rPr>
        <w:t xml:space="preserve"> is the probability of a mutant reaching fixation in a population, </w:t>
      </w:r>
      <w:r w:rsidRPr="00B670C0">
        <w:rPr>
          <w:i/>
          <w:sz w:val="21"/>
          <w:szCs w:val="21"/>
        </w:rPr>
        <w:t>N</w:t>
      </w:r>
      <w:r w:rsidRPr="00B670C0">
        <w:rPr>
          <w:i/>
          <w:sz w:val="21"/>
          <w:szCs w:val="21"/>
          <w:vertAlign w:val="subscript"/>
        </w:rPr>
        <w:t>e</w:t>
      </w:r>
      <w:r w:rsidRPr="00B670C0">
        <w:rPr>
          <w:sz w:val="21"/>
          <w:szCs w:val="21"/>
        </w:rPr>
        <w:t xml:space="preserve"> is the effective population size and </w:t>
      </w:r>
      <w:r w:rsidRPr="00B670C0">
        <w:rPr>
          <w:i/>
          <w:sz w:val="21"/>
          <w:szCs w:val="21"/>
        </w:rPr>
        <w:t>s</w:t>
      </w:r>
      <w:r w:rsidRPr="00B670C0">
        <w:rPr>
          <w:sz w:val="21"/>
          <w:szCs w:val="21"/>
        </w:rPr>
        <w:t xml:space="preserve"> is the selection coefficient (</w:t>
      </w:r>
      <w:r w:rsidR="00D57E1D" w:rsidRPr="00B670C0">
        <w:rPr>
          <w:sz w:val="21"/>
          <w:szCs w:val="21"/>
        </w:rPr>
        <w:t>i.e.,</w:t>
      </w:r>
      <w:r w:rsidRPr="00B670C0">
        <w:rPr>
          <w:sz w:val="21"/>
          <w:szCs w:val="21"/>
        </w:rPr>
        <w:t xml:space="preserve"> whether the mutation is selectively positive or negative, and to what extent) (Figure 3). </w:t>
      </w:r>
    </w:p>
    <w:p w14:paraId="76C821E6" w14:textId="77777777" w:rsidR="00831481" w:rsidRPr="00B670C0" w:rsidRDefault="00831481" w:rsidP="00B670C0">
      <w:pPr>
        <w:spacing w:line="240" w:lineRule="auto"/>
        <w:rPr>
          <w:sz w:val="21"/>
          <w:szCs w:val="21"/>
        </w:rPr>
      </w:pPr>
    </w:p>
    <w:p w14:paraId="76C97282"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54C6601E" wp14:editId="596245EC">
            <wp:extent cx="4071938" cy="242097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4071938" cy="2420976"/>
                    </a:xfrm>
                    <a:prstGeom prst="rect">
                      <a:avLst/>
                    </a:prstGeom>
                    <a:ln/>
                  </pic:spPr>
                </pic:pic>
              </a:graphicData>
            </a:graphic>
          </wp:inline>
        </w:drawing>
      </w:r>
    </w:p>
    <w:p w14:paraId="293ACC1B" w14:textId="77777777" w:rsidR="00831481" w:rsidRPr="00B670C0" w:rsidRDefault="0035605E" w:rsidP="00B670C0">
      <w:pPr>
        <w:spacing w:line="240" w:lineRule="auto"/>
        <w:rPr>
          <w:sz w:val="18"/>
          <w:szCs w:val="18"/>
        </w:rPr>
      </w:pPr>
      <w:r w:rsidRPr="00B670C0">
        <w:rPr>
          <w:b/>
          <w:sz w:val="18"/>
          <w:szCs w:val="18"/>
        </w:rPr>
        <w:t>Figure 3.</w:t>
      </w:r>
      <w:r w:rsidRPr="00B670C0">
        <w:rPr>
          <w:sz w:val="18"/>
          <w:szCs w:val="18"/>
        </w:rPr>
        <w:t xml:space="preserve"> The nearly neutral theory of evolution. The substitution line shows the probability of a mutation reaching fixation whilst the heterozygosity line shows how mutations segregate over time. With a low </w:t>
      </w:r>
      <w:r w:rsidRPr="00B670C0">
        <w:rPr>
          <w:i/>
          <w:sz w:val="18"/>
          <w:szCs w:val="18"/>
        </w:rPr>
        <w:t>N</w:t>
      </w:r>
      <w:r w:rsidRPr="00B670C0">
        <w:rPr>
          <w:i/>
          <w:sz w:val="18"/>
          <w:szCs w:val="18"/>
          <w:vertAlign w:val="subscript"/>
        </w:rPr>
        <w:t>e</w:t>
      </w:r>
      <w:r w:rsidRPr="00B670C0">
        <w:rPr>
          <w:sz w:val="18"/>
          <w:szCs w:val="18"/>
        </w:rPr>
        <w:t>, 4</w:t>
      </w:r>
      <w:r w:rsidRPr="00B670C0">
        <w:rPr>
          <w:i/>
          <w:sz w:val="18"/>
          <w:szCs w:val="18"/>
        </w:rPr>
        <w:t>N</w:t>
      </w:r>
      <w:r w:rsidRPr="00B670C0">
        <w:rPr>
          <w:i/>
          <w:sz w:val="18"/>
          <w:szCs w:val="18"/>
          <w:vertAlign w:val="subscript"/>
        </w:rPr>
        <w:t>e</w:t>
      </w:r>
      <w:r w:rsidRPr="00B670C0">
        <w:rPr>
          <w:i/>
          <w:sz w:val="18"/>
          <w:szCs w:val="18"/>
        </w:rPr>
        <w:t xml:space="preserve">s </w:t>
      </w:r>
      <w:r w:rsidRPr="00B670C0">
        <w:rPr>
          <w:sz w:val="18"/>
          <w:szCs w:val="18"/>
        </w:rPr>
        <w:t xml:space="preserve">is close to zero and deleterious mutants behave nearly neutrally </w:t>
      </w:r>
      <w:hyperlink r:id="rId58">
        <w:r w:rsidRPr="00B670C0">
          <w:rPr>
            <w:color w:val="000000"/>
            <w:sz w:val="18"/>
            <w:szCs w:val="18"/>
          </w:rPr>
          <w:t>(Kimura, 1983)</w:t>
        </w:r>
      </w:hyperlink>
      <w:r w:rsidRPr="00B670C0">
        <w:rPr>
          <w:sz w:val="18"/>
          <w:szCs w:val="18"/>
        </w:rPr>
        <w:t>.</w:t>
      </w:r>
    </w:p>
    <w:p w14:paraId="4FB4EA6B" w14:textId="77777777" w:rsidR="00831481" w:rsidRPr="00B670C0" w:rsidRDefault="00831481" w:rsidP="00B670C0">
      <w:pPr>
        <w:spacing w:line="240" w:lineRule="auto"/>
        <w:rPr>
          <w:sz w:val="21"/>
          <w:szCs w:val="21"/>
        </w:rPr>
      </w:pPr>
    </w:p>
    <w:p w14:paraId="6A91F711" w14:textId="077C9424" w:rsidR="00831481" w:rsidRPr="00B670C0" w:rsidRDefault="0035605E" w:rsidP="00B670C0">
      <w:pPr>
        <w:spacing w:line="240" w:lineRule="auto"/>
        <w:rPr>
          <w:sz w:val="21"/>
          <w:szCs w:val="21"/>
        </w:rPr>
      </w:pPr>
      <w:r w:rsidRPr="00B670C0">
        <w:rPr>
          <w:sz w:val="21"/>
          <w:szCs w:val="21"/>
        </w:rPr>
        <w:t xml:space="preserve">In a population with large </w:t>
      </w:r>
      <w:r w:rsidRPr="00B670C0">
        <w:rPr>
          <w:i/>
          <w:sz w:val="21"/>
          <w:szCs w:val="21"/>
        </w:rPr>
        <w:t>N</w:t>
      </w:r>
      <w:r w:rsidRPr="00B670C0">
        <w:rPr>
          <w:i/>
          <w:sz w:val="21"/>
          <w:szCs w:val="21"/>
          <w:vertAlign w:val="subscript"/>
        </w:rPr>
        <w:t>e</w:t>
      </w:r>
      <w:r w:rsidRPr="00B670C0">
        <w:rPr>
          <w:sz w:val="21"/>
          <w:szCs w:val="21"/>
        </w:rPr>
        <w:t>, if the selection coefficient (</w:t>
      </w:r>
      <w:r w:rsidRPr="00B670C0">
        <w:rPr>
          <w:i/>
          <w:sz w:val="21"/>
          <w:szCs w:val="21"/>
        </w:rPr>
        <w:t>s</w:t>
      </w:r>
      <w:r w:rsidRPr="00B670C0">
        <w:rPr>
          <w:sz w:val="21"/>
          <w:szCs w:val="21"/>
        </w:rPr>
        <w:t>)</w:t>
      </w:r>
      <w:r w:rsidRPr="00B670C0">
        <w:rPr>
          <w:i/>
          <w:sz w:val="21"/>
          <w:szCs w:val="21"/>
        </w:rPr>
        <w:t xml:space="preserve"> </w:t>
      </w:r>
      <w:r w:rsidRPr="00B670C0">
        <w:rPr>
          <w:sz w:val="21"/>
          <w:szCs w:val="21"/>
        </w:rPr>
        <w:t>of a mutation is negative (</w:t>
      </w:r>
      <w:r w:rsidR="00D57E1D" w:rsidRPr="00B670C0">
        <w:rPr>
          <w:sz w:val="21"/>
          <w:szCs w:val="21"/>
        </w:rPr>
        <w:t>i.e.,</w:t>
      </w:r>
      <w:r w:rsidRPr="00B670C0">
        <w:rPr>
          <w:sz w:val="21"/>
          <w:szCs w:val="21"/>
        </w:rPr>
        <w:t xml:space="preserve"> the mutation has a strong deleterious effect), the probability of the mutation reaching fixation (4</w:t>
      </w:r>
      <w:r w:rsidRPr="00B670C0">
        <w:rPr>
          <w:i/>
          <w:sz w:val="21"/>
          <w:szCs w:val="21"/>
        </w:rPr>
        <w:t>N</w:t>
      </w:r>
      <w:r w:rsidRPr="00B670C0">
        <w:rPr>
          <w:i/>
          <w:sz w:val="21"/>
          <w:szCs w:val="21"/>
          <w:vertAlign w:val="subscript"/>
        </w:rPr>
        <w:t>e</w:t>
      </w:r>
      <w:r w:rsidRPr="00B670C0">
        <w:rPr>
          <w:i/>
          <w:sz w:val="21"/>
          <w:szCs w:val="21"/>
        </w:rPr>
        <w:t>s</w:t>
      </w:r>
      <w:r w:rsidRPr="00B670C0">
        <w:rPr>
          <w:sz w:val="21"/>
          <w:szCs w:val="21"/>
        </w:rPr>
        <w:t xml:space="preserve">) is highly negative and the mutation is likely to be purged from the population very quickly. For the same selective value in populations with a smaller </w:t>
      </w:r>
      <w:r w:rsidRPr="00B670C0">
        <w:rPr>
          <w:i/>
          <w:sz w:val="21"/>
          <w:szCs w:val="21"/>
        </w:rPr>
        <w:t>N</w:t>
      </w:r>
      <w:r w:rsidRPr="00B670C0">
        <w:rPr>
          <w:i/>
          <w:sz w:val="21"/>
          <w:szCs w:val="21"/>
          <w:vertAlign w:val="subscript"/>
        </w:rPr>
        <w:t>e</w:t>
      </w:r>
      <w:r w:rsidRPr="00B670C0">
        <w:rPr>
          <w:sz w:val="21"/>
          <w:szCs w:val="21"/>
        </w:rPr>
        <w:t xml:space="preserve">, the probability of deleterious mutations reaching fixation is very close to zero, meaning the mutation is behaving selectively nearly neutrally. Therefore, the chance of fixation is almost equal to that of a truly neutral mutation and the mutation may segregate in the population at high frequency. In a population with a low </w:t>
      </w:r>
      <w:r w:rsidRPr="00B670C0">
        <w:rPr>
          <w:i/>
          <w:sz w:val="21"/>
          <w:szCs w:val="21"/>
        </w:rPr>
        <w:t>N</w:t>
      </w:r>
      <w:r w:rsidRPr="00B670C0">
        <w:rPr>
          <w:i/>
          <w:sz w:val="21"/>
          <w:szCs w:val="21"/>
          <w:vertAlign w:val="subscript"/>
        </w:rPr>
        <w:t>e</w:t>
      </w:r>
      <w:r w:rsidRPr="00B670C0">
        <w:rPr>
          <w:sz w:val="21"/>
          <w:szCs w:val="21"/>
        </w:rPr>
        <w:t>,</w:t>
      </w:r>
      <w:r w:rsidRPr="00B670C0">
        <w:rPr>
          <w:i/>
          <w:sz w:val="21"/>
          <w:szCs w:val="21"/>
          <w:vertAlign w:val="subscript"/>
        </w:rPr>
        <w:t xml:space="preserve"> </w:t>
      </w:r>
      <w:r w:rsidRPr="00B670C0">
        <w:rPr>
          <w:sz w:val="21"/>
          <w:szCs w:val="21"/>
        </w:rPr>
        <w:t>a mutation would need to be highly deleterious to be purged from the population. Therefore, weakly deleterious mutations can accumulate in small populations.</w:t>
      </w:r>
    </w:p>
    <w:p w14:paraId="7CC02C1A" w14:textId="77777777" w:rsidR="00831481" w:rsidRPr="00B670C0" w:rsidRDefault="00831481" w:rsidP="00B670C0">
      <w:pPr>
        <w:spacing w:line="240" w:lineRule="auto"/>
        <w:rPr>
          <w:sz w:val="21"/>
          <w:szCs w:val="21"/>
        </w:rPr>
      </w:pPr>
    </w:p>
    <w:p w14:paraId="17BFA4FC" w14:textId="48D6F678" w:rsidR="00831481" w:rsidRPr="00B670C0" w:rsidRDefault="0035605E" w:rsidP="00B670C0">
      <w:pPr>
        <w:spacing w:line="240" w:lineRule="auto"/>
        <w:rPr>
          <w:sz w:val="21"/>
          <w:szCs w:val="21"/>
        </w:rPr>
      </w:pPr>
      <w:r w:rsidRPr="00B670C0">
        <w:rPr>
          <w:sz w:val="21"/>
          <w:szCs w:val="21"/>
        </w:rPr>
        <w:t xml:space="preserve">It is worth noting that this theory has some limitations. The theory relies on the infinite-sites model, where each mutation occurs in a new site. However, this model is only accurate if the mutation rate is low enough that the chance of multiple mutations occurring at the same site is close to zero </w:t>
      </w:r>
      <w:hyperlink r:id="rId59">
        <w:r w:rsidRPr="00B670C0">
          <w:rPr>
            <w:color w:val="000000"/>
            <w:sz w:val="21"/>
            <w:szCs w:val="21"/>
          </w:rPr>
          <w:t>(Charlesworth, 2003)</w:t>
        </w:r>
      </w:hyperlink>
      <w:r w:rsidRPr="00B670C0">
        <w:rPr>
          <w:sz w:val="21"/>
          <w:szCs w:val="21"/>
        </w:rPr>
        <w:t xml:space="preserve">. The model is therefore not accurate for mutation hotspots </w:t>
      </w:r>
      <w:hyperlink r:id="rId60">
        <w:r w:rsidRPr="00B670C0">
          <w:rPr>
            <w:color w:val="000000"/>
            <w:sz w:val="21"/>
            <w:szCs w:val="21"/>
          </w:rPr>
          <w:t>(Charlesworth, 2003)</w:t>
        </w:r>
      </w:hyperlink>
      <w:r w:rsidRPr="00B670C0">
        <w:rPr>
          <w:sz w:val="21"/>
          <w:szCs w:val="21"/>
        </w:rPr>
        <w:t xml:space="preserve">, where the chance of multiple mutations occurring at the same site is increased. </w:t>
      </w:r>
    </w:p>
    <w:p w14:paraId="288ECE55" w14:textId="77777777" w:rsidR="00A93A35" w:rsidRDefault="00A93A35" w:rsidP="00B670C0">
      <w:pPr>
        <w:pStyle w:val="Heading2"/>
        <w:spacing w:line="240" w:lineRule="auto"/>
        <w:rPr>
          <w:sz w:val="21"/>
          <w:szCs w:val="28"/>
        </w:rPr>
      </w:pPr>
      <w:bookmarkStart w:id="8" w:name="_Toc101790681"/>
    </w:p>
    <w:p w14:paraId="2E291E81" w14:textId="30542EA9" w:rsidR="00831481" w:rsidRPr="00B670C0" w:rsidRDefault="0035605E" w:rsidP="00B670C0">
      <w:pPr>
        <w:pStyle w:val="Heading2"/>
        <w:spacing w:line="240" w:lineRule="auto"/>
        <w:rPr>
          <w:sz w:val="21"/>
          <w:szCs w:val="28"/>
        </w:rPr>
      </w:pPr>
      <w:r w:rsidRPr="00B670C0">
        <w:rPr>
          <w:sz w:val="21"/>
          <w:szCs w:val="28"/>
        </w:rPr>
        <w:t>2.5. Hitchhiking</w:t>
      </w:r>
      <w:bookmarkEnd w:id="8"/>
    </w:p>
    <w:p w14:paraId="7A841539" w14:textId="77777777" w:rsidR="00831481" w:rsidRPr="00B670C0" w:rsidRDefault="00831481" w:rsidP="00B670C0">
      <w:pPr>
        <w:spacing w:line="240" w:lineRule="auto"/>
        <w:rPr>
          <w:b/>
          <w:sz w:val="21"/>
          <w:szCs w:val="21"/>
        </w:rPr>
      </w:pPr>
    </w:p>
    <w:p w14:paraId="382F2E28" w14:textId="77777777" w:rsidR="00831481" w:rsidRPr="00B670C0" w:rsidRDefault="0035605E" w:rsidP="00B670C0">
      <w:pPr>
        <w:spacing w:line="240" w:lineRule="auto"/>
        <w:rPr>
          <w:sz w:val="21"/>
          <w:szCs w:val="21"/>
        </w:rPr>
      </w:pPr>
      <w:r w:rsidRPr="00B670C0">
        <w:rPr>
          <w:sz w:val="21"/>
          <w:szCs w:val="21"/>
        </w:rPr>
        <w:t xml:space="preserve">Due to linkage, a selectively neutral or deleterious mutant may be linked to a selectively advantageous gene </w:t>
      </w:r>
      <w:hyperlink r:id="rId61">
        <w:r w:rsidRPr="00B670C0">
          <w:rPr>
            <w:color w:val="000000"/>
            <w:sz w:val="21"/>
            <w:szCs w:val="21"/>
          </w:rPr>
          <w:t>(Smith and Haigh, 1974)</w:t>
        </w:r>
      </w:hyperlink>
      <w:r w:rsidRPr="00B670C0">
        <w:rPr>
          <w:sz w:val="21"/>
          <w:szCs w:val="21"/>
        </w:rPr>
        <w:t xml:space="preserve">. This means that as the selectively advantageous gene is selected for and potentially becomes fixed in a population, so does the deleterious mutant (Figure 4). </w:t>
      </w:r>
    </w:p>
    <w:p w14:paraId="050A9784" w14:textId="77777777" w:rsidR="00831481" w:rsidRPr="00B670C0" w:rsidRDefault="00831481" w:rsidP="00B670C0">
      <w:pPr>
        <w:spacing w:line="240" w:lineRule="auto"/>
        <w:rPr>
          <w:sz w:val="21"/>
          <w:szCs w:val="21"/>
        </w:rPr>
      </w:pPr>
    </w:p>
    <w:p w14:paraId="02635469"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2A216593" wp14:editId="5E426F06">
            <wp:extent cx="5943600" cy="1866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5943600" cy="1866900"/>
                    </a:xfrm>
                    <a:prstGeom prst="rect">
                      <a:avLst/>
                    </a:prstGeom>
                    <a:ln/>
                  </pic:spPr>
                </pic:pic>
              </a:graphicData>
            </a:graphic>
          </wp:inline>
        </w:drawing>
      </w:r>
    </w:p>
    <w:p w14:paraId="37A9EF20" w14:textId="77777777" w:rsidR="00831481" w:rsidRPr="00B670C0" w:rsidRDefault="0035605E" w:rsidP="00B670C0">
      <w:pPr>
        <w:spacing w:line="240" w:lineRule="auto"/>
        <w:rPr>
          <w:sz w:val="18"/>
          <w:szCs w:val="18"/>
        </w:rPr>
      </w:pPr>
      <w:r w:rsidRPr="00B670C0">
        <w:rPr>
          <w:b/>
          <w:sz w:val="18"/>
          <w:szCs w:val="18"/>
        </w:rPr>
        <w:t xml:space="preserve">Figure 4. </w:t>
      </w:r>
      <w:r w:rsidRPr="00B670C0">
        <w:rPr>
          <w:sz w:val="18"/>
          <w:szCs w:val="18"/>
        </w:rPr>
        <w:t>Linkage and hitchhiking. A deleterious mutant (red) is linked to an advantageous variant (green). As the advantageous variant is selected for, the deleterious mutant is also passed on, resulting in both advantageous and deleterious mutants segregating in the population.</w:t>
      </w:r>
    </w:p>
    <w:p w14:paraId="0D477433" w14:textId="77777777" w:rsidR="00831481" w:rsidRPr="00B670C0" w:rsidRDefault="00831481" w:rsidP="00B670C0">
      <w:pPr>
        <w:spacing w:line="240" w:lineRule="auto"/>
        <w:rPr>
          <w:sz w:val="21"/>
          <w:szCs w:val="21"/>
        </w:rPr>
      </w:pPr>
    </w:p>
    <w:p w14:paraId="306FE1D6" w14:textId="79BA2737" w:rsidR="00831481" w:rsidRPr="00B670C0" w:rsidRDefault="0035605E" w:rsidP="00B670C0">
      <w:pPr>
        <w:spacing w:line="240" w:lineRule="auto"/>
        <w:rPr>
          <w:sz w:val="21"/>
          <w:szCs w:val="21"/>
        </w:rPr>
      </w:pPr>
      <w:r w:rsidRPr="00B670C0">
        <w:rPr>
          <w:sz w:val="21"/>
          <w:szCs w:val="21"/>
        </w:rPr>
        <w:t>Hitchhiking during artificial selection plays a large role in the accumulation of deleterious mutations in domesticated animals. Due to hitchhiking, strong selection can result in a loss of ge</w:t>
      </w:r>
      <w:r w:rsidRPr="00B670C0">
        <w:rPr>
          <w:sz w:val="21"/>
          <w:szCs w:val="21"/>
          <w:highlight w:val="white"/>
        </w:rPr>
        <w:t xml:space="preserve">netic variation at linked loci </w:t>
      </w:r>
      <w:hyperlink r:id="rId63">
        <w:r w:rsidRPr="00B670C0">
          <w:rPr>
            <w:color w:val="000000"/>
            <w:sz w:val="21"/>
            <w:szCs w:val="21"/>
            <w:highlight w:val="white"/>
          </w:rPr>
          <w:t>(Smith and Haigh, 1974)</w:t>
        </w:r>
      </w:hyperlink>
      <w:r w:rsidRPr="00B670C0">
        <w:rPr>
          <w:sz w:val="21"/>
          <w:szCs w:val="21"/>
          <w:highlight w:val="white"/>
        </w:rPr>
        <w:t xml:space="preserve">. If weakly deleterious mutations are linked to desirable alleles, they can be passed through the population by hitchhiking, resulting in an accumulation </w:t>
      </w:r>
      <w:hyperlink r:id="rId64">
        <w:r w:rsidRPr="00B670C0">
          <w:rPr>
            <w:color w:val="000000"/>
            <w:sz w:val="21"/>
            <w:szCs w:val="21"/>
            <w:highlight w:val="white"/>
          </w:rPr>
          <w:t xml:space="preserve">(Lu </w:t>
        </w:r>
      </w:hyperlink>
      <w:hyperlink r:id="rId65">
        <w:r w:rsidRPr="00B670C0">
          <w:rPr>
            <w:i/>
            <w:color w:val="000000"/>
            <w:sz w:val="21"/>
            <w:szCs w:val="21"/>
            <w:highlight w:val="white"/>
          </w:rPr>
          <w:t>et al.</w:t>
        </w:r>
      </w:hyperlink>
      <w:hyperlink r:id="rId66">
        <w:r w:rsidRPr="00B670C0">
          <w:rPr>
            <w:color w:val="000000"/>
            <w:sz w:val="21"/>
            <w:szCs w:val="21"/>
            <w:highlight w:val="white"/>
          </w:rPr>
          <w:t xml:space="preserve">, 2006; Cruz </w:t>
        </w:r>
      </w:hyperlink>
      <w:hyperlink r:id="rId67">
        <w:r w:rsidRPr="00B670C0">
          <w:rPr>
            <w:i/>
            <w:color w:val="000000"/>
            <w:sz w:val="21"/>
            <w:szCs w:val="21"/>
            <w:highlight w:val="white"/>
          </w:rPr>
          <w:t>et al.</w:t>
        </w:r>
      </w:hyperlink>
      <w:hyperlink r:id="rId68">
        <w:r w:rsidRPr="00B670C0">
          <w:rPr>
            <w:color w:val="000000"/>
            <w:sz w:val="21"/>
            <w:szCs w:val="21"/>
            <w:highlight w:val="white"/>
          </w:rPr>
          <w:t>, 2008)</w:t>
        </w:r>
      </w:hyperlink>
      <w:r w:rsidRPr="00B670C0">
        <w:rPr>
          <w:sz w:val="21"/>
          <w:szCs w:val="21"/>
          <w:highlight w:val="white"/>
        </w:rPr>
        <w:t xml:space="preserve">. The domestication-associated Hill-Robertson (dHR) effect, which describes interference between natural and artificial selection due to the impact of domestication on recombination, increases the frequency of deleterious mutations due to hitchhiking </w:t>
      </w:r>
      <w:hyperlink r:id="rId69">
        <w:r w:rsidRPr="00B670C0">
          <w:rPr>
            <w:color w:val="000000"/>
            <w:sz w:val="21"/>
            <w:szCs w:val="21"/>
            <w:highlight w:val="white"/>
          </w:rPr>
          <w:t xml:space="preserve">(Lu </w:t>
        </w:r>
      </w:hyperlink>
      <w:hyperlink r:id="rId70">
        <w:r w:rsidRPr="00B670C0">
          <w:rPr>
            <w:i/>
            <w:color w:val="000000"/>
            <w:sz w:val="21"/>
            <w:szCs w:val="21"/>
            <w:highlight w:val="white"/>
          </w:rPr>
          <w:t>et al.</w:t>
        </w:r>
      </w:hyperlink>
      <w:hyperlink r:id="rId71">
        <w:r w:rsidRPr="00B670C0">
          <w:rPr>
            <w:color w:val="000000"/>
            <w:sz w:val="21"/>
            <w:szCs w:val="21"/>
            <w:highlight w:val="white"/>
          </w:rPr>
          <w:t>, 2006)</w:t>
        </w:r>
      </w:hyperlink>
      <w:r w:rsidRPr="00B670C0">
        <w:rPr>
          <w:sz w:val="21"/>
          <w:szCs w:val="21"/>
          <w:highlight w:val="white"/>
        </w:rPr>
        <w:t xml:space="preserve">. </w:t>
      </w:r>
    </w:p>
    <w:p w14:paraId="4F37AECD" w14:textId="77777777" w:rsidR="00831481" w:rsidRPr="00B670C0" w:rsidRDefault="0035605E" w:rsidP="00B670C0">
      <w:pPr>
        <w:pStyle w:val="Heading2"/>
        <w:spacing w:line="240" w:lineRule="auto"/>
        <w:rPr>
          <w:sz w:val="21"/>
          <w:szCs w:val="28"/>
        </w:rPr>
      </w:pPr>
      <w:bookmarkStart w:id="9" w:name="_Toc101790682"/>
      <w:r w:rsidRPr="00B670C0">
        <w:rPr>
          <w:sz w:val="21"/>
          <w:szCs w:val="28"/>
        </w:rPr>
        <w:t>2.6. Inbreeding</w:t>
      </w:r>
      <w:bookmarkEnd w:id="9"/>
    </w:p>
    <w:p w14:paraId="2639C312" w14:textId="77777777" w:rsidR="00831481" w:rsidRPr="00B670C0" w:rsidRDefault="00831481" w:rsidP="00B670C0">
      <w:pPr>
        <w:spacing w:line="240" w:lineRule="auto"/>
        <w:rPr>
          <w:b/>
          <w:sz w:val="21"/>
          <w:szCs w:val="21"/>
        </w:rPr>
      </w:pPr>
    </w:p>
    <w:p w14:paraId="10FD3FCA" w14:textId="723FC062" w:rsidR="00831481" w:rsidRPr="00B670C0" w:rsidRDefault="0035605E" w:rsidP="00B670C0">
      <w:pPr>
        <w:spacing w:line="240" w:lineRule="auto"/>
        <w:rPr>
          <w:sz w:val="21"/>
          <w:szCs w:val="21"/>
        </w:rPr>
      </w:pPr>
      <w:r w:rsidRPr="00B670C0">
        <w:rPr>
          <w:sz w:val="21"/>
          <w:szCs w:val="21"/>
        </w:rPr>
        <w:t>Inbreeding is reproduction by related individuals. This can occur in small populations due to demographic events (</w:t>
      </w:r>
      <w:r w:rsidR="00D57E1D" w:rsidRPr="00B670C0">
        <w:rPr>
          <w:sz w:val="21"/>
          <w:szCs w:val="21"/>
        </w:rPr>
        <w:t>e.g.,</w:t>
      </w:r>
      <w:r w:rsidRPr="00B670C0">
        <w:rPr>
          <w:sz w:val="21"/>
          <w:szCs w:val="21"/>
        </w:rPr>
        <w:t xml:space="preserve"> bottlenecks) or due to controlled breeding. In small populations, inbreeding increases the chance of homozygous expression of recessive deleterious alleles (genetic load), many of which are at low frequency and would not otherwise be expressed, resulting in inbreeding depression </w:t>
      </w:r>
      <w:hyperlink r:id="rId72">
        <w:r w:rsidRPr="00B670C0">
          <w:rPr>
            <w:color w:val="000000"/>
            <w:sz w:val="21"/>
            <w:szCs w:val="21"/>
          </w:rPr>
          <w:t xml:space="preserve">(Mukai </w:t>
        </w:r>
      </w:hyperlink>
      <w:hyperlink r:id="rId73">
        <w:r w:rsidRPr="00B670C0">
          <w:rPr>
            <w:i/>
            <w:color w:val="000000"/>
            <w:sz w:val="21"/>
            <w:szCs w:val="21"/>
          </w:rPr>
          <w:t>et al.</w:t>
        </w:r>
      </w:hyperlink>
      <w:hyperlink r:id="rId74">
        <w:r w:rsidRPr="00B670C0">
          <w:rPr>
            <w:color w:val="000000"/>
            <w:sz w:val="21"/>
            <w:szCs w:val="21"/>
          </w:rPr>
          <w:t xml:space="preserve">, 1972; Bosse </w:t>
        </w:r>
      </w:hyperlink>
      <w:hyperlink r:id="rId75">
        <w:r w:rsidRPr="00B670C0">
          <w:rPr>
            <w:i/>
            <w:color w:val="000000"/>
            <w:sz w:val="21"/>
            <w:szCs w:val="21"/>
          </w:rPr>
          <w:t>et al.</w:t>
        </w:r>
      </w:hyperlink>
      <w:hyperlink r:id="rId76">
        <w:r w:rsidRPr="00B670C0">
          <w:rPr>
            <w:color w:val="000000"/>
            <w:sz w:val="21"/>
            <w:szCs w:val="21"/>
          </w:rPr>
          <w:t>, 2019)</w:t>
        </w:r>
      </w:hyperlink>
      <w:r w:rsidRPr="00B670C0">
        <w:rPr>
          <w:sz w:val="21"/>
          <w:szCs w:val="21"/>
        </w:rPr>
        <w:t xml:space="preserve">. Inbreeding depression is the loss of fitness of a population due to increased homozygosity and expression of recessive deleterious mutations </w:t>
      </w:r>
      <w:hyperlink r:id="rId77">
        <w:r w:rsidRPr="00B670C0">
          <w:rPr>
            <w:color w:val="000000"/>
            <w:sz w:val="21"/>
            <w:szCs w:val="21"/>
          </w:rPr>
          <w:t>(Charlesworth and Charlesworth, 1987; Charlesworth and Willis, 2009)</w:t>
        </w:r>
      </w:hyperlink>
      <w:r w:rsidRPr="00B670C0">
        <w:rPr>
          <w:sz w:val="21"/>
          <w:szCs w:val="21"/>
        </w:rPr>
        <w:t xml:space="preserve">. In </w:t>
      </w:r>
      <w:r w:rsidRPr="00B670C0">
        <w:rPr>
          <w:i/>
          <w:sz w:val="21"/>
          <w:szCs w:val="21"/>
        </w:rPr>
        <w:t>Drosophila</w:t>
      </w:r>
      <w:r w:rsidRPr="00B670C0">
        <w:rPr>
          <w:sz w:val="21"/>
          <w:szCs w:val="21"/>
        </w:rPr>
        <w:t xml:space="preserve">, mutations with a large deleterious effect (e.g. lethal mutations) contribute significantly to inbreeding depression </w:t>
      </w:r>
      <w:hyperlink r:id="rId78">
        <w:r w:rsidRPr="00B670C0">
          <w:rPr>
            <w:color w:val="000000"/>
            <w:sz w:val="21"/>
            <w:szCs w:val="21"/>
          </w:rPr>
          <w:t>(Charlesworth and Charlesworth, 1999)</w:t>
        </w:r>
      </w:hyperlink>
      <w:r w:rsidRPr="00B670C0">
        <w:rPr>
          <w:sz w:val="21"/>
          <w:szCs w:val="21"/>
        </w:rPr>
        <w:t xml:space="preserve">, but the cumulative impact of mutations with small effects can also significantly contribute to inbreeding depression </w:t>
      </w:r>
      <w:hyperlink r:id="rId79">
        <w:r w:rsidRPr="00B670C0">
          <w:rPr>
            <w:color w:val="000000"/>
            <w:sz w:val="21"/>
            <w:szCs w:val="21"/>
          </w:rPr>
          <w:t>(Charlesworth and Charlesworth, 1987)</w:t>
        </w:r>
      </w:hyperlink>
      <w:r w:rsidRPr="00B670C0">
        <w:rPr>
          <w:sz w:val="21"/>
          <w:szCs w:val="21"/>
        </w:rPr>
        <w:t>.</w:t>
      </w:r>
    </w:p>
    <w:p w14:paraId="5E84EF57" w14:textId="77777777" w:rsidR="00831481" w:rsidRPr="00B670C0" w:rsidRDefault="00831481" w:rsidP="00B670C0">
      <w:pPr>
        <w:spacing w:line="240" w:lineRule="auto"/>
        <w:rPr>
          <w:sz w:val="21"/>
          <w:szCs w:val="21"/>
        </w:rPr>
      </w:pPr>
    </w:p>
    <w:p w14:paraId="2CDEB6F8" w14:textId="77777777" w:rsidR="00831481" w:rsidRPr="00B670C0" w:rsidRDefault="0035605E" w:rsidP="00B670C0">
      <w:pPr>
        <w:spacing w:line="240" w:lineRule="auto"/>
        <w:rPr>
          <w:sz w:val="21"/>
          <w:szCs w:val="21"/>
        </w:rPr>
      </w:pPr>
      <w:r w:rsidRPr="00B670C0">
        <w:rPr>
          <w:sz w:val="21"/>
          <w:szCs w:val="21"/>
        </w:rPr>
        <w:t xml:space="preserve">A direct consequence of inbreeding is long homozygous regions: runs of homozygosity (ROH). ROH can be used to measure and detect recent and historical inbreeding in a population </w:t>
      </w:r>
      <w:hyperlink r:id="rId80">
        <w:r w:rsidRPr="00B670C0">
          <w:rPr>
            <w:color w:val="000000"/>
            <w:sz w:val="21"/>
            <w:szCs w:val="21"/>
          </w:rPr>
          <w:t xml:space="preserve">(Curik </w:t>
        </w:r>
      </w:hyperlink>
      <w:hyperlink r:id="rId81">
        <w:r w:rsidRPr="00B670C0">
          <w:rPr>
            <w:i/>
            <w:color w:val="000000"/>
            <w:sz w:val="21"/>
            <w:szCs w:val="21"/>
          </w:rPr>
          <w:t>et al.</w:t>
        </w:r>
      </w:hyperlink>
      <w:hyperlink r:id="rId82">
        <w:r w:rsidRPr="00B670C0">
          <w:rPr>
            <w:color w:val="000000"/>
            <w:sz w:val="21"/>
            <w:szCs w:val="21"/>
          </w:rPr>
          <w:t>, 2014)</w:t>
        </w:r>
      </w:hyperlink>
      <w:r w:rsidRPr="00B670C0">
        <w:rPr>
          <w:sz w:val="21"/>
          <w:szCs w:val="21"/>
        </w:rPr>
        <w:t>. This method has been shown to give a resolution high enough to measure the identical-by-descent fraction of the genome (</w:t>
      </w:r>
      <w:r w:rsidRPr="00B670C0">
        <w:rPr>
          <w:i/>
          <w:sz w:val="21"/>
          <w:szCs w:val="21"/>
        </w:rPr>
        <w:t>F</w:t>
      </w:r>
      <w:r w:rsidRPr="00B670C0">
        <w:rPr>
          <w:i/>
          <w:sz w:val="21"/>
          <w:szCs w:val="21"/>
          <w:vertAlign w:val="subscript"/>
        </w:rPr>
        <w:t>ROH</w:t>
      </w:r>
      <w:r w:rsidRPr="00B670C0">
        <w:rPr>
          <w:sz w:val="21"/>
          <w:szCs w:val="21"/>
        </w:rPr>
        <w:t xml:space="preserve">), and in one study, runs of homozygosity were used to show </w:t>
      </w:r>
      <w:r w:rsidRPr="00B670C0">
        <w:rPr>
          <w:sz w:val="21"/>
          <w:szCs w:val="21"/>
        </w:rPr>
        <w:lastRenderedPageBreak/>
        <w:t>that entire chromosome pairs of grey wolves (</w:t>
      </w:r>
      <w:r w:rsidRPr="00B670C0">
        <w:rPr>
          <w:i/>
          <w:sz w:val="21"/>
          <w:szCs w:val="21"/>
        </w:rPr>
        <w:t>Canis lupus</w:t>
      </w:r>
      <w:r w:rsidRPr="00B670C0">
        <w:rPr>
          <w:sz w:val="21"/>
          <w:szCs w:val="21"/>
        </w:rPr>
        <w:t xml:space="preserve">) were identical-by-descent </w:t>
      </w:r>
      <w:hyperlink r:id="rId83">
        <w:r w:rsidRPr="00B670C0">
          <w:rPr>
            <w:color w:val="000000"/>
            <w:sz w:val="21"/>
            <w:szCs w:val="21"/>
          </w:rPr>
          <w:t xml:space="preserve">(Kardos </w:t>
        </w:r>
      </w:hyperlink>
      <w:hyperlink r:id="rId84">
        <w:r w:rsidRPr="00B670C0">
          <w:rPr>
            <w:i/>
            <w:color w:val="000000"/>
            <w:sz w:val="21"/>
            <w:szCs w:val="21"/>
          </w:rPr>
          <w:t>et al.</w:t>
        </w:r>
      </w:hyperlink>
      <w:hyperlink r:id="rId85">
        <w:r w:rsidRPr="00B670C0">
          <w:rPr>
            <w:color w:val="000000"/>
            <w:sz w:val="21"/>
            <w:szCs w:val="21"/>
          </w:rPr>
          <w:t>, 2018)</w:t>
        </w:r>
      </w:hyperlink>
      <w:r w:rsidRPr="00B670C0">
        <w:rPr>
          <w:sz w:val="21"/>
          <w:szCs w:val="21"/>
        </w:rPr>
        <w:t>.</w:t>
      </w:r>
    </w:p>
    <w:p w14:paraId="771E242D" w14:textId="77777777" w:rsidR="00831481" w:rsidRPr="00B670C0" w:rsidRDefault="00831481" w:rsidP="00B670C0">
      <w:pPr>
        <w:spacing w:line="240" w:lineRule="auto"/>
        <w:rPr>
          <w:sz w:val="21"/>
          <w:szCs w:val="21"/>
        </w:rPr>
      </w:pPr>
    </w:p>
    <w:p w14:paraId="5A5EDB9D" w14:textId="77777777" w:rsidR="00831481" w:rsidRPr="00B670C0" w:rsidRDefault="0035605E" w:rsidP="00B670C0">
      <w:pPr>
        <w:spacing w:line="240" w:lineRule="auto"/>
        <w:rPr>
          <w:sz w:val="21"/>
          <w:szCs w:val="21"/>
          <w:highlight w:val="white"/>
        </w:rPr>
      </w:pPr>
      <w:r w:rsidRPr="00B670C0">
        <w:rPr>
          <w:sz w:val="21"/>
          <w:szCs w:val="21"/>
        </w:rPr>
        <w:t xml:space="preserve">Inbreeding can have severe and rapid effects on a population. The population of Scandinavian grey wolves was founded by one female and two males, leading to substantial inbreeding due to the founder effect </w:t>
      </w:r>
      <w:hyperlink r:id="rId86">
        <w:r w:rsidRPr="00B670C0">
          <w:rPr>
            <w:color w:val="000000"/>
            <w:sz w:val="21"/>
            <w:szCs w:val="21"/>
          </w:rPr>
          <w:t xml:space="preserve">(Viluma </w:t>
        </w:r>
      </w:hyperlink>
      <w:hyperlink r:id="rId87">
        <w:r w:rsidRPr="00B670C0">
          <w:rPr>
            <w:i/>
            <w:color w:val="000000"/>
            <w:sz w:val="21"/>
            <w:szCs w:val="21"/>
          </w:rPr>
          <w:t>et al.</w:t>
        </w:r>
      </w:hyperlink>
      <w:hyperlink r:id="rId88">
        <w:r w:rsidRPr="00B670C0">
          <w:rPr>
            <w:color w:val="000000"/>
            <w:sz w:val="21"/>
            <w:szCs w:val="21"/>
          </w:rPr>
          <w:t>, 2022)</w:t>
        </w:r>
      </w:hyperlink>
      <w:r w:rsidRPr="00B670C0">
        <w:rPr>
          <w:sz w:val="21"/>
          <w:szCs w:val="21"/>
        </w:rPr>
        <w:t xml:space="preserve">. After approximately five generations, 10-24% of the diploid genomes were lost, including 160k SNPs for adaptive variants and wild-type alleles masking recessive deleterious alleles </w:t>
      </w:r>
      <w:hyperlink r:id="rId89">
        <w:r w:rsidRPr="00B670C0">
          <w:rPr>
            <w:color w:val="000000"/>
            <w:sz w:val="21"/>
            <w:szCs w:val="21"/>
          </w:rPr>
          <w:t xml:space="preserve">(Viluma </w:t>
        </w:r>
      </w:hyperlink>
      <w:hyperlink r:id="rId90">
        <w:r w:rsidRPr="00B670C0">
          <w:rPr>
            <w:i/>
            <w:color w:val="000000"/>
            <w:sz w:val="21"/>
            <w:szCs w:val="21"/>
          </w:rPr>
          <w:t>et al.</w:t>
        </w:r>
      </w:hyperlink>
      <w:hyperlink r:id="rId91">
        <w:r w:rsidRPr="00B670C0">
          <w:rPr>
            <w:color w:val="000000"/>
            <w:sz w:val="21"/>
            <w:szCs w:val="21"/>
          </w:rPr>
          <w:t>, 2022)</w:t>
        </w:r>
      </w:hyperlink>
      <w:r w:rsidRPr="00B670C0">
        <w:rPr>
          <w:sz w:val="21"/>
          <w:szCs w:val="21"/>
        </w:rPr>
        <w:t>. Therefore, this extreme inbreeding has resulted in a population wit</w:t>
      </w:r>
      <w:r w:rsidRPr="00B670C0">
        <w:rPr>
          <w:sz w:val="21"/>
          <w:szCs w:val="21"/>
          <w:highlight w:val="white"/>
        </w:rPr>
        <w:t xml:space="preserve">h decreased diversity and adaptability, as well as increased expression of recessive deleterious alleles. The effects of extreme inbreeding can be long-lasting; in cheetahs, inbreeding depression is observed in modern individuals as a result of a bottleneck 10 kya </w:t>
      </w:r>
      <w:hyperlink r:id="rId92">
        <w:r w:rsidRPr="00B670C0">
          <w:rPr>
            <w:color w:val="000000"/>
            <w:sz w:val="21"/>
            <w:szCs w:val="21"/>
            <w:highlight w:val="white"/>
          </w:rPr>
          <w:t>(O’Brien, 1994b; O’Brien, 1994a)</w:t>
        </w:r>
      </w:hyperlink>
      <w:r w:rsidRPr="00B670C0">
        <w:rPr>
          <w:sz w:val="21"/>
          <w:szCs w:val="21"/>
          <w:highlight w:val="white"/>
        </w:rPr>
        <w:t>.</w:t>
      </w:r>
    </w:p>
    <w:p w14:paraId="041C0D40" w14:textId="77777777" w:rsidR="00831481" w:rsidRPr="00B670C0" w:rsidRDefault="00831481" w:rsidP="00B670C0">
      <w:pPr>
        <w:spacing w:line="240" w:lineRule="auto"/>
        <w:rPr>
          <w:sz w:val="21"/>
          <w:szCs w:val="21"/>
        </w:rPr>
      </w:pPr>
    </w:p>
    <w:p w14:paraId="4335035A" w14:textId="77777777" w:rsidR="00831481" w:rsidRPr="00B670C0" w:rsidRDefault="0035605E" w:rsidP="00B670C0">
      <w:pPr>
        <w:spacing w:line="240" w:lineRule="auto"/>
        <w:rPr>
          <w:sz w:val="21"/>
          <w:szCs w:val="21"/>
        </w:rPr>
      </w:pPr>
      <w:r w:rsidRPr="00B670C0">
        <w:rPr>
          <w:sz w:val="21"/>
          <w:szCs w:val="21"/>
        </w:rPr>
        <w:t>Inbreeding can also result in severe phenotypic abnormalities, as has been observed in multiple wild mammals. The cheetah (</w:t>
      </w:r>
      <w:r w:rsidRPr="00B670C0">
        <w:rPr>
          <w:i/>
          <w:sz w:val="21"/>
          <w:szCs w:val="21"/>
        </w:rPr>
        <w:t>Acinonyx jubatus</w:t>
      </w:r>
      <w:r w:rsidRPr="00B670C0">
        <w:rPr>
          <w:sz w:val="21"/>
          <w:szCs w:val="21"/>
        </w:rPr>
        <w:t>)</w:t>
      </w:r>
      <w:r w:rsidRPr="00B670C0">
        <w:rPr>
          <w:i/>
          <w:sz w:val="21"/>
          <w:szCs w:val="21"/>
        </w:rPr>
        <w:t xml:space="preserve"> </w:t>
      </w:r>
      <w:r w:rsidRPr="00B670C0">
        <w:rPr>
          <w:sz w:val="21"/>
          <w:szCs w:val="21"/>
        </w:rPr>
        <w:t xml:space="preserve">has incredibly low genetic variation due to a severe bottleneck at the end of the last ice age, with over 90% homozygosity observed in the genome </w:t>
      </w:r>
      <w:hyperlink r:id="rId93">
        <w:r w:rsidRPr="00B670C0">
          <w:rPr>
            <w:color w:val="000000"/>
            <w:sz w:val="21"/>
            <w:szCs w:val="21"/>
          </w:rPr>
          <w:t xml:space="preserve">(Menotti-Raymond and O’Brien, 1993; Dobrynin </w:t>
        </w:r>
      </w:hyperlink>
      <w:hyperlink r:id="rId94">
        <w:r w:rsidRPr="00B670C0">
          <w:rPr>
            <w:i/>
            <w:color w:val="000000"/>
            <w:sz w:val="21"/>
            <w:szCs w:val="21"/>
          </w:rPr>
          <w:t>et al.</w:t>
        </w:r>
      </w:hyperlink>
      <w:hyperlink r:id="rId95">
        <w:r w:rsidRPr="00B670C0">
          <w:rPr>
            <w:color w:val="000000"/>
            <w:sz w:val="21"/>
            <w:szCs w:val="21"/>
          </w:rPr>
          <w:t>, 2015)</w:t>
        </w:r>
      </w:hyperlink>
      <w:r w:rsidRPr="00B670C0">
        <w:rPr>
          <w:sz w:val="21"/>
          <w:szCs w:val="21"/>
        </w:rPr>
        <w:t xml:space="preserve">. As a result of this inbreeding, cheetahs have been observed with low quality and pleiomorphic sperm, asymmetrical skulls (a common sign of inbreeding) and high juvenile mortality in the wild and in captivity </w:t>
      </w:r>
      <w:hyperlink r:id="rId96">
        <w:r w:rsidRPr="00B670C0">
          <w:rPr>
            <w:color w:val="000000"/>
            <w:sz w:val="21"/>
            <w:szCs w:val="21"/>
          </w:rPr>
          <w:t xml:space="preserve">(Wildt </w:t>
        </w:r>
      </w:hyperlink>
      <w:hyperlink r:id="rId97">
        <w:r w:rsidRPr="00B670C0">
          <w:rPr>
            <w:i/>
            <w:color w:val="000000"/>
            <w:sz w:val="21"/>
            <w:szCs w:val="21"/>
          </w:rPr>
          <w:t>et al.</w:t>
        </w:r>
      </w:hyperlink>
      <w:hyperlink r:id="rId98">
        <w:r w:rsidRPr="00B670C0">
          <w:rPr>
            <w:color w:val="000000"/>
            <w:sz w:val="21"/>
            <w:szCs w:val="21"/>
          </w:rPr>
          <w:t xml:space="preserve">, 1983; O’Brien </w:t>
        </w:r>
      </w:hyperlink>
      <w:hyperlink r:id="rId99">
        <w:r w:rsidRPr="00B670C0">
          <w:rPr>
            <w:i/>
            <w:color w:val="000000"/>
            <w:sz w:val="21"/>
            <w:szCs w:val="21"/>
          </w:rPr>
          <w:t>et al.</w:t>
        </w:r>
      </w:hyperlink>
      <w:hyperlink r:id="rId100">
        <w:r w:rsidRPr="00B670C0">
          <w:rPr>
            <w:color w:val="000000"/>
            <w:sz w:val="21"/>
            <w:szCs w:val="21"/>
          </w:rPr>
          <w:t xml:space="preserve">, 1985; Wayne </w:t>
        </w:r>
      </w:hyperlink>
      <w:hyperlink r:id="rId101">
        <w:r w:rsidRPr="00B670C0">
          <w:rPr>
            <w:i/>
            <w:color w:val="000000"/>
            <w:sz w:val="21"/>
            <w:szCs w:val="21"/>
          </w:rPr>
          <w:t>et al.</w:t>
        </w:r>
      </w:hyperlink>
      <w:hyperlink r:id="rId102">
        <w:r w:rsidRPr="00B670C0">
          <w:rPr>
            <w:color w:val="000000"/>
            <w:sz w:val="21"/>
            <w:szCs w:val="21"/>
          </w:rPr>
          <w:t>, 1986)</w:t>
        </w:r>
      </w:hyperlink>
      <w:r w:rsidRPr="00B670C0">
        <w:rPr>
          <w:sz w:val="21"/>
          <w:szCs w:val="21"/>
        </w:rPr>
        <w:t>. The Florida panther (</w:t>
      </w:r>
      <w:r w:rsidRPr="00B670C0">
        <w:rPr>
          <w:i/>
          <w:sz w:val="21"/>
          <w:szCs w:val="21"/>
        </w:rPr>
        <w:t>Puma concolor coryi</w:t>
      </w:r>
      <w:r w:rsidRPr="00B670C0">
        <w:rPr>
          <w:sz w:val="21"/>
          <w:szCs w:val="21"/>
        </w:rPr>
        <w:t xml:space="preserve">) experienced a severe bottleneck in the 1970s leading to sperm abnormalities, congenital heart defects and a high load of deadly infectious diseases </w:t>
      </w:r>
      <w:hyperlink r:id="rId103">
        <w:r w:rsidRPr="00B670C0">
          <w:rPr>
            <w:color w:val="000000"/>
            <w:sz w:val="21"/>
            <w:szCs w:val="21"/>
          </w:rPr>
          <w:t xml:space="preserve">(Roelke </w:t>
        </w:r>
      </w:hyperlink>
      <w:hyperlink r:id="rId104">
        <w:r w:rsidRPr="00B670C0">
          <w:rPr>
            <w:i/>
            <w:color w:val="000000"/>
            <w:sz w:val="21"/>
            <w:szCs w:val="21"/>
          </w:rPr>
          <w:t>et al.</w:t>
        </w:r>
      </w:hyperlink>
      <w:hyperlink r:id="rId105">
        <w:r w:rsidRPr="00B670C0">
          <w:rPr>
            <w:color w:val="000000"/>
            <w:sz w:val="21"/>
            <w:szCs w:val="21"/>
          </w:rPr>
          <w:t>, 1993)</w:t>
        </w:r>
      </w:hyperlink>
      <w:r w:rsidRPr="00B670C0">
        <w:rPr>
          <w:sz w:val="21"/>
          <w:szCs w:val="21"/>
        </w:rPr>
        <w:t>. Another species with a recent but severe bottleneck is the black-footed ferret (</w:t>
      </w:r>
      <w:r w:rsidRPr="00B670C0">
        <w:rPr>
          <w:i/>
          <w:sz w:val="21"/>
          <w:szCs w:val="21"/>
        </w:rPr>
        <w:t>Mustela nigripes</w:t>
      </w:r>
      <w:r w:rsidRPr="00B670C0">
        <w:rPr>
          <w:sz w:val="21"/>
          <w:szCs w:val="21"/>
        </w:rPr>
        <w:t xml:space="preserve">); disease susceptibility, low fecundity and poor quality sperm have been observed as effects of inbreeding depression </w:t>
      </w:r>
      <w:hyperlink r:id="rId106">
        <w:r w:rsidRPr="00B670C0">
          <w:rPr>
            <w:color w:val="000000"/>
            <w:sz w:val="21"/>
            <w:szCs w:val="21"/>
          </w:rPr>
          <w:t xml:space="preserve">(Santymire </w:t>
        </w:r>
      </w:hyperlink>
      <w:hyperlink r:id="rId107">
        <w:r w:rsidRPr="00B670C0">
          <w:rPr>
            <w:i/>
            <w:color w:val="000000"/>
            <w:sz w:val="21"/>
            <w:szCs w:val="21"/>
          </w:rPr>
          <w:t>et al.</w:t>
        </w:r>
      </w:hyperlink>
      <w:hyperlink r:id="rId108">
        <w:r w:rsidRPr="00B670C0">
          <w:rPr>
            <w:color w:val="000000"/>
            <w:sz w:val="21"/>
            <w:szCs w:val="21"/>
          </w:rPr>
          <w:t xml:space="preserve">, 2006; Santymire </w:t>
        </w:r>
      </w:hyperlink>
      <w:hyperlink r:id="rId109">
        <w:r w:rsidRPr="00B670C0">
          <w:rPr>
            <w:i/>
            <w:color w:val="000000"/>
            <w:sz w:val="21"/>
            <w:szCs w:val="21"/>
          </w:rPr>
          <w:t>et al.</w:t>
        </w:r>
      </w:hyperlink>
      <w:hyperlink r:id="rId110">
        <w:r w:rsidRPr="00B670C0">
          <w:rPr>
            <w:color w:val="000000"/>
            <w:sz w:val="21"/>
            <w:szCs w:val="21"/>
          </w:rPr>
          <w:t>, 2014)</w:t>
        </w:r>
      </w:hyperlink>
      <w:r w:rsidRPr="00B670C0">
        <w:rPr>
          <w:sz w:val="21"/>
          <w:szCs w:val="21"/>
        </w:rPr>
        <w:t>.</w:t>
      </w:r>
    </w:p>
    <w:p w14:paraId="63CE68E3" w14:textId="77777777" w:rsidR="00831481" w:rsidRPr="00B670C0" w:rsidRDefault="00831481" w:rsidP="00B670C0">
      <w:pPr>
        <w:spacing w:line="240" w:lineRule="auto"/>
        <w:rPr>
          <w:sz w:val="21"/>
          <w:szCs w:val="21"/>
        </w:rPr>
      </w:pPr>
    </w:p>
    <w:p w14:paraId="009ABA77" w14:textId="77777777" w:rsidR="00831481" w:rsidRPr="00B670C0" w:rsidRDefault="0035605E" w:rsidP="00B670C0">
      <w:pPr>
        <w:spacing w:line="240" w:lineRule="auto"/>
        <w:rPr>
          <w:sz w:val="21"/>
          <w:szCs w:val="21"/>
        </w:rPr>
      </w:pPr>
      <w:r w:rsidRPr="00B670C0">
        <w:rPr>
          <w:sz w:val="21"/>
          <w:szCs w:val="21"/>
        </w:rPr>
        <w:t xml:space="preserve">Endangered species are particularly vulnerable to inbreeding as there are limited breeding populations. In captive populations of endangered species, breeding programmes aim to reduce inbreeding </w:t>
      </w:r>
      <w:hyperlink r:id="rId111">
        <w:r w:rsidRPr="00B670C0">
          <w:rPr>
            <w:color w:val="000000"/>
            <w:sz w:val="21"/>
            <w:szCs w:val="21"/>
          </w:rPr>
          <w:t>(Hedrick and Miller, 1992)</w:t>
        </w:r>
      </w:hyperlink>
      <w:r w:rsidRPr="00B670C0">
        <w:rPr>
          <w:sz w:val="21"/>
          <w:szCs w:val="21"/>
        </w:rPr>
        <w:t xml:space="preserve">: without management, genetic variation would decrease as the populations are often closed to novel diversity </w:t>
      </w:r>
      <w:hyperlink r:id="rId112">
        <w:r w:rsidRPr="00B670C0">
          <w:rPr>
            <w:color w:val="000000"/>
            <w:sz w:val="21"/>
            <w:szCs w:val="21"/>
          </w:rPr>
          <w:t>(Lande and Barrowclough, 1987)</w:t>
        </w:r>
      </w:hyperlink>
      <w:r w:rsidRPr="00B670C0">
        <w:rPr>
          <w:sz w:val="21"/>
          <w:szCs w:val="21"/>
        </w:rPr>
        <w:t xml:space="preserve">. Captive populations can be crucial to the survival of a species or population that is almost extinct in the wild through genetic rescue </w:t>
      </w:r>
      <w:hyperlink r:id="rId113">
        <w:r w:rsidRPr="00B670C0">
          <w:rPr>
            <w:color w:val="000000"/>
            <w:sz w:val="21"/>
            <w:szCs w:val="21"/>
          </w:rPr>
          <w:t xml:space="preserve">(Sandler </w:t>
        </w:r>
      </w:hyperlink>
      <w:hyperlink r:id="rId114">
        <w:r w:rsidRPr="00B670C0">
          <w:rPr>
            <w:i/>
            <w:color w:val="000000"/>
            <w:sz w:val="21"/>
            <w:szCs w:val="21"/>
          </w:rPr>
          <w:t>et al.</w:t>
        </w:r>
      </w:hyperlink>
      <w:hyperlink r:id="rId115">
        <w:r w:rsidRPr="00B670C0">
          <w:rPr>
            <w:color w:val="000000"/>
            <w:sz w:val="21"/>
            <w:szCs w:val="21"/>
          </w:rPr>
          <w:t>, 2021)</w:t>
        </w:r>
      </w:hyperlink>
      <w:r w:rsidRPr="00B670C0">
        <w:rPr>
          <w:sz w:val="21"/>
          <w:szCs w:val="21"/>
        </w:rPr>
        <w:t xml:space="preserve">. For example, in the black-footed ferret, novel diversity was introduced to the wild population through cloning from cryopreserved material </w:t>
      </w:r>
      <w:hyperlink r:id="rId116">
        <w:r w:rsidRPr="00B670C0">
          <w:rPr>
            <w:color w:val="000000"/>
            <w:sz w:val="21"/>
            <w:szCs w:val="21"/>
          </w:rPr>
          <w:t xml:space="preserve">(Sandler </w:t>
        </w:r>
      </w:hyperlink>
      <w:hyperlink r:id="rId117">
        <w:r w:rsidRPr="00B670C0">
          <w:rPr>
            <w:i/>
            <w:color w:val="000000"/>
            <w:sz w:val="21"/>
            <w:szCs w:val="21"/>
          </w:rPr>
          <w:t>et al.</w:t>
        </w:r>
      </w:hyperlink>
      <w:hyperlink r:id="rId118">
        <w:r w:rsidRPr="00B670C0">
          <w:rPr>
            <w:color w:val="000000"/>
            <w:sz w:val="21"/>
            <w:szCs w:val="21"/>
          </w:rPr>
          <w:t>, 2021)</w:t>
        </w:r>
      </w:hyperlink>
      <w:r w:rsidRPr="00B670C0">
        <w:rPr>
          <w:sz w:val="21"/>
          <w:szCs w:val="21"/>
        </w:rPr>
        <w:t xml:space="preserve">. Introductions of individuals from related populations can also be used for genetic rescue; in the Florida panther, this approach reduced phenotypic defects caused by inbreeding </w:t>
      </w:r>
      <w:hyperlink r:id="rId119">
        <w:r w:rsidRPr="00B670C0">
          <w:rPr>
            <w:color w:val="000000"/>
            <w:sz w:val="21"/>
            <w:szCs w:val="21"/>
          </w:rPr>
          <w:t xml:space="preserve">(Johnson </w:t>
        </w:r>
      </w:hyperlink>
      <w:hyperlink r:id="rId120">
        <w:r w:rsidRPr="00B670C0">
          <w:rPr>
            <w:i/>
            <w:color w:val="000000"/>
            <w:sz w:val="21"/>
            <w:szCs w:val="21"/>
          </w:rPr>
          <w:t>et al.</w:t>
        </w:r>
      </w:hyperlink>
      <w:hyperlink r:id="rId121">
        <w:r w:rsidRPr="00B670C0">
          <w:rPr>
            <w:color w:val="000000"/>
            <w:sz w:val="21"/>
            <w:szCs w:val="21"/>
          </w:rPr>
          <w:t>, 2010)</w:t>
        </w:r>
      </w:hyperlink>
      <w:r w:rsidRPr="00B670C0">
        <w:rPr>
          <w:sz w:val="21"/>
          <w:szCs w:val="21"/>
        </w:rPr>
        <w:t>.</w:t>
      </w:r>
    </w:p>
    <w:p w14:paraId="4AF00D38" w14:textId="77777777" w:rsidR="00831481" w:rsidRPr="00B670C0" w:rsidRDefault="00831481" w:rsidP="00B670C0">
      <w:pPr>
        <w:spacing w:line="240" w:lineRule="auto"/>
        <w:rPr>
          <w:sz w:val="21"/>
          <w:szCs w:val="21"/>
          <w:highlight w:val="white"/>
        </w:rPr>
      </w:pPr>
    </w:p>
    <w:p w14:paraId="155C7455" w14:textId="098E4A8E" w:rsidR="00195B8E" w:rsidRPr="00A93A35" w:rsidRDefault="0035605E" w:rsidP="00B670C0">
      <w:pPr>
        <w:spacing w:line="240" w:lineRule="auto"/>
        <w:rPr>
          <w:sz w:val="21"/>
          <w:szCs w:val="21"/>
        </w:rPr>
      </w:pPr>
      <w:r w:rsidRPr="00B670C0">
        <w:rPr>
          <w:sz w:val="21"/>
          <w:szCs w:val="21"/>
        </w:rPr>
        <w:t>Inbreeding has also been observed in domesticated species, like the dog (</w:t>
      </w:r>
      <w:r w:rsidRPr="00B670C0">
        <w:rPr>
          <w:i/>
          <w:sz w:val="21"/>
          <w:szCs w:val="21"/>
        </w:rPr>
        <w:t>Canis lupus familiaris</w:t>
      </w:r>
      <w:r w:rsidRPr="00B670C0">
        <w:rPr>
          <w:sz w:val="21"/>
          <w:szCs w:val="21"/>
        </w:rPr>
        <w:t xml:space="preserve">). Most dog breeds have closed breeding populations that started with a small founder population and many breeds have experienced additional bottlenecks since domestication </w:t>
      </w:r>
      <w:hyperlink r:id="rId122">
        <w:r w:rsidRPr="00B670C0">
          <w:rPr>
            <w:color w:val="000000"/>
            <w:sz w:val="21"/>
            <w:szCs w:val="21"/>
          </w:rPr>
          <w:t>(Mellersh, 2008)</w:t>
        </w:r>
      </w:hyperlink>
      <w:r w:rsidRPr="00B670C0">
        <w:rPr>
          <w:sz w:val="21"/>
          <w:szCs w:val="21"/>
        </w:rPr>
        <w:t xml:space="preserve">, resulting in detrimental effects. For example, in golden retrievers, inbreeding has negatively impacted lifespan </w:t>
      </w:r>
      <w:hyperlink r:id="rId123">
        <w:r w:rsidRPr="00B670C0">
          <w:rPr>
            <w:color w:val="000000"/>
            <w:sz w:val="21"/>
            <w:szCs w:val="21"/>
          </w:rPr>
          <w:t xml:space="preserve">(Yordy </w:t>
        </w:r>
      </w:hyperlink>
      <w:hyperlink r:id="rId124">
        <w:r w:rsidRPr="00B670C0">
          <w:rPr>
            <w:i/>
            <w:color w:val="000000"/>
            <w:sz w:val="21"/>
            <w:szCs w:val="21"/>
          </w:rPr>
          <w:t>et al.</w:t>
        </w:r>
      </w:hyperlink>
      <w:hyperlink r:id="rId125">
        <w:r w:rsidRPr="00B670C0">
          <w:rPr>
            <w:color w:val="000000"/>
            <w:sz w:val="21"/>
            <w:szCs w:val="21"/>
          </w:rPr>
          <w:t>, 2020)</w:t>
        </w:r>
      </w:hyperlink>
      <w:r w:rsidRPr="00B670C0">
        <w:rPr>
          <w:sz w:val="21"/>
          <w:szCs w:val="21"/>
        </w:rPr>
        <w:t xml:space="preserve">. In German shepherds and Labrador retrievers, inbreeding and increased homozygosity are significantly associated with hip dysplasia </w:t>
      </w:r>
      <w:hyperlink r:id="rId126">
        <w:r w:rsidRPr="00B670C0">
          <w:rPr>
            <w:color w:val="000000"/>
            <w:sz w:val="21"/>
            <w:szCs w:val="21"/>
          </w:rPr>
          <w:t xml:space="preserve">(Mäki </w:t>
        </w:r>
      </w:hyperlink>
      <w:hyperlink r:id="rId127">
        <w:r w:rsidRPr="00B670C0">
          <w:rPr>
            <w:i/>
            <w:color w:val="000000"/>
            <w:sz w:val="21"/>
            <w:szCs w:val="21"/>
          </w:rPr>
          <w:t>et al.</w:t>
        </w:r>
      </w:hyperlink>
      <w:hyperlink r:id="rId128">
        <w:r w:rsidRPr="00B670C0">
          <w:rPr>
            <w:color w:val="000000"/>
            <w:sz w:val="21"/>
            <w:szCs w:val="21"/>
          </w:rPr>
          <w:t>, 2001)</w:t>
        </w:r>
      </w:hyperlink>
      <w:r w:rsidRPr="00B670C0">
        <w:rPr>
          <w:sz w:val="21"/>
          <w:szCs w:val="21"/>
        </w:rPr>
        <w:t>.</w:t>
      </w:r>
    </w:p>
    <w:p w14:paraId="10F99101" w14:textId="2E7338F2" w:rsidR="00831481" w:rsidRPr="00B670C0" w:rsidRDefault="0035605E" w:rsidP="00B670C0">
      <w:pPr>
        <w:pStyle w:val="Heading2"/>
        <w:spacing w:line="240" w:lineRule="auto"/>
        <w:rPr>
          <w:sz w:val="21"/>
          <w:szCs w:val="28"/>
        </w:rPr>
      </w:pPr>
      <w:bookmarkStart w:id="10" w:name="_Toc101790683"/>
      <w:r w:rsidRPr="00B670C0">
        <w:rPr>
          <w:sz w:val="21"/>
          <w:szCs w:val="28"/>
        </w:rPr>
        <w:t>2.7. Genetic purging</w:t>
      </w:r>
      <w:bookmarkEnd w:id="10"/>
    </w:p>
    <w:p w14:paraId="513C8A0F" w14:textId="77777777" w:rsidR="00831481" w:rsidRPr="00B670C0" w:rsidRDefault="00831481" w:rsidP="00B670C0">
      <w:pPr>
        <w:spacing w:line="240" w:lineRule="auto"/>
        <w:rPr>
          <w:b/>
          <w:sz w:val="21"/>
          <w:szCs w:val="21"/>
        </w:rPr>
      </w:pPr>
    </w:p>
    <w:p w14:paraId="1A895238" w14:textId="77777777" w:rsidR="00831481" w:rsidRPr="00B670C0" w:rsidRDefault="0035605E" w:rsidP="00B670C0">
      <w:pPr>
        <w:spacing w:line="240" w:lineRule="auto"/>
        <w:rPr>
          <w:sz w:val="21"/>
          <w:szCs w:val="21"/>
        </w:rPr>
      </w:pPr>
      <w:r w:rsidRPr="00B670C0">
        <w:rPr>
          <w:sz w:val="21"/>
          <w:szCs w:val="21"/>
        </w:rPr>
        <w:t xml:space="preserve">Despite the fact that smaller populations are likely to have decreased fitness due to increased homozygosity and fixation of deleterious alleles, there is evidence that genetic purging can decrease inbreeding load and depression of these populations </w:t>
      </w:r>
      <w:hyperlink r:id="rId129">
        <w:r w:rsidRPr="00B670C0">
          <w:rPr>
            <w:color w:val="000000"/>
            <w:sz w:val="21"/>
            <w:szCs w:val="21"/>
          </w:rPr>
          <w:t xml:space="preserve">(López-Cortegano </w:t>
        </w:r>
      </w:hyperlink>
      <w:hyperlink r:id="rId130">
        <w:r w:rsidRPr="00B670C0">
          <w:rPr>
            <w:i/>
            <w:color w:val="000000"/>
            <w:sz w:val="21"/>
            <w:szCs w:val="21"/>
          </w:rPr>
          <w:t>et al.</w:t>
        </w:r>
      </w:hyperlink>
      <w:hyperlink r:id="rId131">
        <w:r w:rsidRPr="00B670C0">
          <w:rPr>
            <w:color w:val="000000"/>
            <w:sz w:val="21"/>
            <w:szCs w:val="21"/>
          </w:rPr>
          <w:t>, 2021)</w:t>
        </w:r>
      </w:hyperlink>
      <w:r w:rsidRPr="00B670C0">
        <w:rPr>
          <w:sz w:val="21"/>
          <w:szCs w:val="21"/>
        </w:rPr>
        <w:t xml:space="preserve">. </w:t>
      </w:r>
    </w:p>
    <w:p w14:paraId="2123EFFC" w14:textId="77777777" w:rsidR="00831481" w:rsidRPr="00B670C0" w:rsidRDefault="00831481" w:rsidP="00B670C0">
      <w:pPr>
        <w:spacing w:line="240" w:lineRule="auto"/>
        <w:rPr>
          <w:sz w:val="21"/>
          <w:szCs w:val="21"/>
        </w:rPr>
      </w:pPr>
    </w:p>
    <w:p w14:paraId="7ABA4E84" w14:textId="77777777" w:rsidR="00831481" w:rsidRPr="00B670C0" w:rsidRDefault="0035605E" w:rsidP="00B670C0">
      <w:pPr>
        <w:spacing w:line="240" w:lineRule="auto"/>
        <w:rPr>
          <w:sz w:val="21"/>
          <w:szCs w:val="21"/>
        </w:rPr>
      </w:pPr>
      <w:r w:rsidRPr="00B670C0">
        <w:rPr>
          <w:sz w:val="21"/>
          <w:szCs w:val="21"/>
        </w:rPr>
        <w:t xml:space="preserve">Purging occurs as recessive deleterious alleles are exposed to natural selection due to increased homozygosity caused by inbreeding </w:t>
      </w:r>
      <w:hyperlink r:id="rId132">
        <w:r w:rsidRPr="00B670C0">
          <w:rPr>
            <w:color w:val="000000"/>
            <w:sz w:val="21"/>
            <w:szCs w:val="21"/>
          </w:rPr>
          <w:t>(Urfer, 2009)</w:t>
        </w:r>
      </w:hyperlink>
      <w:r w:rsidRPr="00B670C0">
        <w:rPr>
          <w:sz w:val="21"/>
          <w:szCs w:val="21"/>
        </w:rPr>
        <w:t xml:space="preserve">. Individuals with expression of the deleterious </w:t>
      </w:r>
      <w:r w:rsidRPr="00B670C0">
        <w:rPr>
          <w:sz w:val="21"/>
          <w:szCs w:val="21"/>
        </w:rPr>
        <w:lastRenderedPageBreak/>
        <w:t xml:space="preserve">allele do not survive or are unable to reproduce, meaning the deleterious allele is purged from the population </w:t>
      </w:r>
      <w:hyperlink r:id="rId133">
        <w:r w:rsidRPr="00B670C0">
          <w:rPr>
            <w:color w:val="000000"/>
            <w:sz w:val="21"/>
            <w:szCs w:val="21"/>
          </w:rPr>
          <w:t xml:space="preserve">(Kalinowski </w:t>
        </w:r>
      </w:hyperlink>
      <w:hyperlink r:id="rId134">
        <w:r w:rsidRPr="00B670C0">
          <w:rPr>
            <w:i/>
            <w:color w:val="000000"/>
            <w:sz w:val="21"/>
            <w:szCs w:val="21"/>
          </w:rPr>
          <w:t>et al.</w:t>
        </w:r>
      </w:hyperlink>
      <w:hyperlink r:id="rId135">
        <w:r w:rsidRPr="00B670C0">
          <w:rPr>
            <w:color w:val="000000"/>
            <w:sz w:val="21"/>
            <w:szCs w:val="21"/>
          </w:rPr>
          <w:t>, 2000)</w:t>
        </w:r>
      </w:hyperlink>
      <w:r w:rsidRPr="00B670C0">
        <w:rPr>
          <w:sz w:val="21"/>
          <w:szCs w:val="21"/>
        </w:rPr>
        <w:t xml:space="preserve">. The success of purging depends on the characteristics of the deleterious loci. Purging is most effective on mutations with large deleterious effects as these are most likely to prevent reproduction of affected individuals; rare or weakly deleterious mutations are less likely to be purged, despite the fact that such mutations may have a large cumulative contribution to inbreeding depression </w:t>
      </w:r>
      <w:hyperlink r:id="rId136">
        <w:r w:rsidRPr="00B670C0">
          <w:rPr>
            <w:color w:val="000000"/>
            <w:sz w:val="21"/>
            <w:szCs w:val="21"/>
          </w:rPr>
          <w:t>(Charlesworth and Willis, 2009)</w:t>
        </w:r>
      </w:hyperlink>
      <w:r w:rsidRPr="00B670C0">
        <w:rPr>
          <w:sz w:val="21"/>
          <w:szCs w:val="21"/>
        </w:rPr>
        <w:t>.</w:t>
      </w:r>
    </w:p>
    <w:p w14:paraId="58631217" w14:textId="77777777" w:rsidR="00831481" w:rsidRPr="00B670C0" w:rsidRDefault="00831481" w:rsidP="00B670C0">
      <w:pPr>
        <w:spacing w:line="240" w:lineRule="auto"/>
        <w:rPr>
          <w:sz w:val="21"/>
          <w:szCs w:val="21"/>
          <w:highlight w:val="white"/>
        </w:rPr>
      </w:pPr>
    </w:p>
    <w:p w14:paraId="6BB9EB2C" w14:textId="77777777" w:rsidR="00831481" w:rsidRPr="00B670C0" w:rsidRDefault="0035605E" w:rsidP="00B670C0">
      <w:pPr>
        <w:spacing w:line="240" w:lineRule="auto"/>
        <w:rPr>
          <w:sz w:val="21"/>
          <w:szCs w:val="21"/>
        </w:rPr>
      </w:pPr>
      <w:r w:rsidRPr="00B670C0">
        <w:rPr>
          <w:sz w:val="21"/>
          <w:szCs w:val="21"/>
        </w:rPr>
        <w:t xml:space="preserve">Purging has been suggested to be a method by which inbreeding depression can be reduced in endangered captive populations through deliberate inbreeding, as this would expose deleterious mutations to selection </w:t>
      </w:r>
      <w:hyperlink r:id="rId137">
        <w:r w:rsidRPr="00B670C0">
          <w:rPr>
            <w:color w:val="000000"/>
            <w:sz w:val="21"/>
            <w:szCs w:val="21"/>
          </w:rPr>
          <w:t>(Hedrick, 1994)</w:t>
        </w:r>
      </w:hyperlink>
      <w:r w:rsidRPr="00B670C0">
        <w:rPr>
          <w:sz w:val="21"/>
          <w:szCs w:val="21"/>
        </w:rPr>
        <w:t xml:space="preserve">. However, purging is risky in these populations as the increased homozygosity and therefore expression of deleterious alleles poses an extinction risk, which is dangerous for species which are already endangered </w:t>
      </w:r>
      <w:hyperlink r:id="rId138">
        <w:r w:rsidRPr="00B670C0">
          <w:rPr>
            <w:color w:val="000000"/>
            <w:sz w:val="21"/>
            <w:szCs w:val="21"/>
          </w:rPr>
          <w:t>(Hedrick, 1994)</w:t>
        </w:r>
      </w:hyperlink>
      <w:r w:rsidRPr="00B670C0">
        <w:rPr>
          <w:sz w:val="21"/>
          <w:szCs w:val="21"/>
        </w:rPr>
        <w:t xml:space="preserve">. This deliberate inbreeding may also cause the loss of genetic diversity </w:t>
      </w:r>
      <w:hyperlink r:id="rId139">
        <w:r w:rsidRPr="00B670C0">
          <w:rPr>
            <w:color w:val="000000"/>
            <w:sz w:val="21"/>
            <w:szCs w:val="21"/>
          </w:rPr>
          <w:t>(Hedrick, 1994)</w:t>
        </w:r>
      </w:hyperlink>
      <w:r w:rsidRPr="00B670C0">
        <w:rPr>
          <w:sz w:val="21"/>
          <w:szCs w:val="21"/>
        </w:rPr>
        <w:t>; in a population where genetic diversity is already limited, further loss of diversity may increase the risk of extinction.</w:t>
      </w:r>
    </w:p>
    <w:p w14:paraId="567FE9A0" w14:textId="77777777" w:rsidR="00831481" w:rsidRPr="00B670C0" w:rsidRDefault="00831481" w:rsidP="00B670C0">
      <w:pPr>
        <w:spacing w:line="240" w:lineRule="auto"/>
        <w:rPr>
          <w:sz w:val="21"/>
          <w:szCs w:val="21"/>
        </w:rPr>
      </w:pPr>
    </w:p>
    <w:p w14:paraId="1021C782" w14:textId="73E16C0D" w:rsidR="00831481" w:rsidRPr="00B670C0" w:rsidRDefault="0035605E" w:rsidP="00B670C0">
      <w:pPr>
        <w:spacing w:line="240" w:lineRule="auto"/>
        <w:rPr>
          <w:sz w:val="21"/>
          <w:szCs w:val="21"/>
        </w:rPr>
      </w:pPr>
      <w:r w:rsidRPr="00B670C0">
        <w:rPr>
          <w:sz w:val="21"/>
          <w:szCs w:val="21"/>
        </w:rPr>
        <w:t xml:space="preserve">Despite these risks, purging has been shown to effectively reduce mutational load in captive ungulate populations; a substantial fraction of the inbreeding load of these populations with low </w:t>
      </w:r>
      <w:r w:rsidRPr="00B670C0">
        <w:rPr>
          <w:i/>
          <w:sz w:val="21"/>
          <w:szCs w:val="21"/>
        </w:rPr>
        <w:t>N</w:t>
      </w:r>
      <w:r w:rsidRPr="00B670C0">
        <w:rPr>
          <w:i/>
          <w:sz w:val="21"/>
          <w:szCs w:val="21"/>
          <w:vertAlign w:val="subscript"/>
        </w:rPr>
        <w:t>e</w:t>
      </w:r>
      <w:r w:rsidRPr="00B670C0">
        <w:rPr>
          <w:sz w:val="21"/>
          <w:szCs w:val="21"/>
        </w:rPr>
        <w:t xml:space="preserve"> was purged </w:t>
      </w:r>
      <w:hyperlink r:id="rId140">
        <w:r w:rsidRPr="00B670C0">
          <w:rPr>
            <w:color w:val="000000"/>
            <w:sz w:val="21"/>
            <w:szCs w:val="21"/>
          </w:rPr>
          <w:t xml:space="preserve">(López-Cortegano </w:t>
        </w:r>
      </w:hyperlink>
      <w:hyperlink r:id="rId141">
        <w:r w:rsidRPr="00B670C0">
          <w:rPr>
            <w:i/>
            <w:color w:val="000000"/>
            <w:sz w:val="21"/>
            <w:szCs w:val="21"/>
          </w:rPr>
          <w:t>et al.</w:t>
        </w:r>
      </w:hyperlink>
      <w:hyperlink r:id="rId142">
        <w:r w:rsidRPr="00B670C0">
          <w:rPr>
            <w:color w:val="000000"/>
            <w:sz w:val="21"/>
            <w:szCs w:val="21"/>
          </w:rPr>
          <w:t>, 2021)</w:t>
        </w:r>
      </w:hyperlink>
      <w:r w:rsidRPr="00B670C0">
        <w:rPr>
          <w:sz w:val="21"/>
          <w:szCs w:val="21"/>
        </w:rPr>
        <w:t xml:space="preserve">. It was suggested that larger populations would require more generations for purging to be detected compared to smaller populations </w:t>
      </w:r>
      <w:hyperlink r:id="rId143">
        <w:r w:rsidRPr="00B670C0">
          <w:rPr>
            <w:color w:val="000000"/>
            <w:sz w:val="21"/>
            <w:szCs w:val="21"/>
          </w:rPr>
          <w:t xml:space="preserve">(López-Cortegano </w:t>
        </w:r>
      </w:hyperlink>
      <w:hyperlink r:id="rId144">
        <w:r w:rsidRPr="00B670C0">
          <w:rPr>
            <w:i/>
            <w:color w:val="000000"/>
            <w:sz w:val="21"/>
            <w:szCs w:val="21"/>
          </w:rPr>
          <w:t>et al.</w:t>
        </w:r>
      </w:hyperlink>
      <w:hyperlink r:id="rId145">
        <w:r w:rsidRPr="00B670C0">
          <w:rPr>
            <w:color w:val="000000"/>
            <w:sz w:val="21"/>
            <w:szCs w:val="21"/>
          </w:rPr>
          <w:t>, 2021)</w:t>
        </w:r>
      </w:hyperlink>
      <w:r w:rsidRPr="00B670C0">
        <w:rPr>
          <w:sz w:val="21"/>
          <w:szCs w:val="21"/>
        </w:rPr>
        <w:t xml:space="preserve">. This evidence suggests that purging in captive populations is possible, but care must be taken when studying such populations as the increased fitness observed may be due to a fitness rebound caused by the captive environment and increased husbandry </w:t>
      </w:r>
      <w:hyperlink r:id="rId146">
        <w:r w:rsidRPr="00B670C0">
          <w:rPr>
            <w:color w:val="000000"/>
            <w:sz w:val="21"/>
            <w:szCs w:val="21"/>
          </w:rPr>
          <w:t xml:space="preserve">(Kalinowski </w:t>
        </w:r>
      </w:hyperlink>
      <w:hyperlink r:id="rId147">
        <w:r w:rsidRPr="00B670C0">
          <w:rPr>
            <w:i/>
            <w:color w:val="000000"/>
            <w:sz w:val="21"/>
            <w:szCs w:val="21"/>
          </w:rPr>
          <w:t>et al.</w:t>
        </w:r>
      </w:hyperlink>
      <w:hyperlink r:id="rId148">
        <w:r w:rsidRPr="00B670C0">
          <w:rPr>
            <w:color w:val="000000"/>
            <w:sz w:val="21"/>
            <w:szCs w:val="21"/>
          </w:rPr>
          <w:t xml:space="preserve">, 2000; Clifford </w:t>
        </w:r>
      </w:hyperlink>
      <w:hyperlink r:id="rId149">
        <w:r w:rsidRPr="00B670C0">
          <w:rPr>
            <w:i/>
            <w:color w:val="000000"/>
            <w:sz w:val="21"/>
            <w:szCs w:val="21"/>
          </w:rPr>
          <w:t>et al.</w:t>
        </w:r>
      </w:hyperlink>
      <w:hyperlink r:id="rId150">
        <w:r w:rsidRPr="00B670C0">
          <w:rPr>
            <w:color w:val="000000"/>
            <w:sz w:val="21"/>
            <w:szCs w:val="21"/>
          </w:rPr>
          <w:t>, 2007)</w:t>
        </w:r>
      </w:hyperlink>
      <w:r w:rsidRPr="00B670C0">
        <w:rPr>
          <w:sz w:val="21"/>
          <w:szCs w:val="21"/>
        </w:rPr>
        <w:t>.</w:t>
      </w:r>
    </w:p>
    <w:p w14:paraId="2667B6ED" w14:textId="0424B35F" w:rsidR="009603F7" w:rsidRPr="00B670C0" w:rsidRDefault="009603F7" w:rsidP="00B670C0">
      <w:pPr>
        <w:pStyle w:val="Heading1"/>
        <w:numPr>
          <w:ilvl w:val="0"/>
          <w:numId w:val="4"/>
        </w:numPr>
        <w:spacing w:line="240" w:lineRule="auto"/>
        <w:rPr>
          <w:sz w:val="24"/>
          <w:szCs w:val="36"/>
        </w:rPr>
      </w:pPr>
      <w:bookmarkStart w:id="11" w:name="_Toc101790684"/>
      <w:r w:rsidRPr="00B670C0">
        <w:rPr>
          <w:sz w:val="24"/>
          <w:szCs w:val="36"/>
        </w:rPr>
        <w:t>Domesticated &amp; wild mammals</w:t>
      </w:r>
      <w:bookmarkEnd w:id="11"/>
    </w:p>
    <w:p w14:paraId="7AEF6D1C" w14:textId="781DB2F7" w:rsidR="00831481" w:rsidRPr="00B670C0" w:rsidRDefault="0035605E" w:rsidP="00B670C0">
      <w:pPr>
        <w:pStyle w:val="Heading2"/>
        <w:spacing w:line="240" w:lineRule="auto"/>
        <w:rPr>
          <w:sz w:val="21"/>
          <w:szCs w:val="28"/>
        </w:rPr>
      </w:pPr>
      <w:bookmarkStart w:id="12" w:name="_Toc101790685"/>
      <w:r w:rsidRPr="00B670C0">
        <w:rPr>
          <w:sz w:val="21"/>
          <w:szCs w:val="28"/>
        </w:rPr>
        <w:t>3.1. Wild mammals</w:t>
      </w:r>
      <w:bookmarkEnd w:id="12"/>
    </w:p>
    <w:p w14:paraId="4E39D5CA" w14:textId="77777777" w:rsidR="00831481" w:rsidRPr="00B670C0" w:rsidRDefault="00831481" w:rsidP="00B670C0">
      <w:pPr>
        <w:spacing w:line="240" w:lineRule="auto"/>
        <w:rPr>
          <w:sz w:val="21"/>
          <w:szCs w:val="21"/>
        </w:rPr>
      </w:pPr>
    </w:p>
    <w:p w14:paraId="693C59CA" w14:textId="0F01F617" w:rsidR="00831481" w:rsidRPr="00B670C0" w:rsidRDefault="0035605E" w:rsidP="00B670C0">
      <w:pPr>
        <w:spacing w:line="240" w:lineRule="auto"/>
        <w:rPr>
          <w:sz w:val="21"/>
          <w:szCs w:val="21"/>
        </w:rPr>
      </w:pPr>
      <w:r w:rsidRPr="00B670C0">
        <w:rPr>
          <w:sz w:val="21"/>
          <w:szCs w:val="21"/>
        </w:rPr>
        <w:t xml:space="preserve">It is widely accepted that we are currently experiencing the sixth mass extinction event – the Holocene extinction – in which the current rate of extinction is 1000 times the background rate of extinction </w:t>
      </w:r>
      <w:hyperlink r:id="rId151">
        <w:r w:rsidRPr="00B670C0">
          <w:rPr>
            <w:color w:val="000000"/>
            <w:sz w:val="21"/>
            <w:szCs w:val="21"/>
          </w:rPr>
          <w:t xml:space="preserve">(Pimm </w:t>
        </w:r>
      </w:hyperlink>
      <w:hyperlink r:id="rId152">
        <w:r w:rsidRPr="00B670C0">
          <w:rPr>
            <w:i/>
            <w:color w:val="000000"/>
            <w:sz w:val="21"/>
            <w:szCs w:val="21"/>
          </w:rPr>
          <w:t>et al.</w:t>
        </w:r>
      </w:hyperlink>
      <w:hyperlink r:id="rId153">
        <w:r w:rsidRPr="00B670C0">
          <w:rPr>
            <w:color w:val="000000"/>
            <w:sz w:val="21"/>
            <w:szCs w:val="21"/>
          </w:rPr>
          <w:t>, 2014)</w:t>
        </w:r>
      </w:hyperlink>
      <w:r w:rsidRPr="00B670C0">
        <w:rPr>
          <w:sz w:val="21"/>
          <w:szCs w:val="21"/>
        </w:rPr>
        <w:t xml:space="preserve">. Therefore, wild mammal populations are at risk. The process of population decline, bottlenecks and resultant inbreeding occurs in wild populations but can be exacerbated by direct or indirect human interference. For example, while some wild populations may decline due to hunting/poaching or human-wildlife conflict, populations may also decline due to habitat fragmentation or the effects of climate change. As previously described (section 2.6), the impact of genetic bottlenecks on wild mammals has been observed in multiple species, such as the cheetah, Florida panther and black-footed ferret </w:t>
      </w:r>
      <w:hyperlink r:id="rId154">
        <w:r w:rsidRPr="00B670C0">
          <w:rPr>
            <w:color w:val="000000"/>
            <w:sz w:val="21"/>
            <w:szCs w:val="21"/>
          </w:rPr>
          <w:t xml:space="preserve">(Wildt </w:t>
        </w:r>
      </w:hyperlink>
      <w:hyperlink r:id="rId155">
        <w:r w:rsidRPr="00B670C0">
          <w:rPr>
            <w:i/>
            <w:color w:val="000000"/>
            <w:sz w:val="21"/>
            <w:szCs w:val="21"/>
          </w:rPr>
          <w:t>et al.</w:t>
        </w:r>
      </w:hyperlink>
      <w:hyperlink r:id="rId156">
        <w:r w:rsidRPr="00B670C0">
          <w:rPr>
            <w:color w:val="000000"/>
            <w:sz w:val="21"/>
            <w:szCs w:val="21"/>
          </w:rPr>
          <w:t xml:space="preserve">, 1983; O’Brien </w:t>
        </w:r>
      </w:hyperlink>
      <w:hyperlink r:id="rId157">
        <w:r w:rsidRPr="00B670C0">
          <w:rPr>
            <w:i/>
            <w:color w:val="000000"/>
            <w:sz w:val="21"/>
            <w:szCs w:val="21"/>
          </w:rPr>
          <w:t>et al.</w:t>
        </w:r>
      </w:hyperlink>
      <w:hyperlink r:id="rId158">
        <w:r w:rsidRPr="00B670C0">
          <w:rPr>
            <w:color w:val="000000"/>
            <w:sz w:val="21"/>
            <w:szCs w:val="21"/>
          </w:rPr>
          <w:t xml:space="preserve">, 1985; Wayne </w:t>
        </w:r>
      </w:hyperlink>
      <w:hyperlink r:id="rId159">
        <w:r w:rsidRPr="00B670C0">
          <w:rPr>
            <w:i/>
            <w:color w:val="000000"/>
            <w:sz w:val="21"/>
            <w:szCs w:val="21"/>
          </w:rPr>
          <w:t>et al.</w:t>
        </w:r>
      </w:hyperlink>
      <w:hyperlink r:id="rId160">
        <w:r w:rsidRPr="00B670C0">
          <w:rPr>
            <w:color w:val="000000"/>
            <w:sz w:val="21"/>
            <w:szCs w:val="21"/>
          </w:rPr>
          <w:t xml:space="preserve">, 1986; Roelke </w:t>
        </w:r>
      </w:hyperlink>
      <w:hyperlink r:id="rId161">
        <w:r w:rsidRPr="00B670C0">
          <w:rPr>
            <w:i/>
            <w:color w:val="000000"/>
            <w:sz w:val="21"/>
            <w:szCs w:val="21"/>
          </w:rPr>
          <w:t>et al.</w:t>
        </w:r>
      </w:hyperlink>
      <w:hyperlink r:id="rId162">
        <w:r w:rsidRPr="00B670C0">
          <w:rPr>
            <w:color w:val="000000"/>
            <w:sz w:val="21"/>
            <w:szCs w:val="21"/>
          </w:rPr>
          <w:t xml:space="preserve">, 1993; Santymire </w:t>
        </w:r>
      </w:hyperlink>
      <w:hyperlink r:id="rId163">
        <w:r w:rsidRPr="00B670C0">
          <w:rPr>
            <w:i/>
            <w:color w:val="000000"/>
            <w:sz w:val="21"/>
            <w:szCs w:val="21"/>
          </w:rPr>
          <w:t>et al.</w:t>
        </w:r>
      </w:hyperlink>
      <w:hyperlink r:id="rId164">
        <w:r w:rsidRPr="00B670C0">
          <w:rPr>
            <w:color w:val="000000"/>
            <w:sz w:val="21"/>
            <w:szCs w:val="21"/>
          </w:rPr>
          <w:t xml:space="preserve">, 2006; Santymire </w:t>
        </w:r>
      </w:hyperlink>
      <w:hyperlink r:id="rId165">
        <w:r w:rsidRPr="00B670C0">
          <w:rPr>
            <w:i/>
            <w:color w:val="000000"/>
            <w:sz w:val="21"/>
            <w:szCs w:val="21"/>
          </w:rPr>
          <w:t>et al.</w:t>
        </w:r>
      </w:hyperlink>
      <w:hyperlink r:id="rId166">
        <w:r w:rsidRPr="00B670C0">
          <w:rPr>
            <w:color w:val="000000"/>
            <w:sz w:val="21"/>
            <w:szCs w:val="21"/>
          </w:rPr>
          <w:t>, 2014)</w:t>
        </w:r>
      </w:hyperlink>
      <w:r w:rsidRPr="00B670C0">
        <w:rPr>
          <w:sz w:val="21"/>
          <w:szCs w:val="21"/>
        </w:rPr>
        <w:t>.</w:t>
      </w:r>
    </w:p>
    <w:p w14:paraId="4B4D9471" w14:textId="77777777" w:rsidR="00831481" w:rsidRPr="00B670C0" w:rsidRDefault="0035605E" w:rsidP="00B670C0">
      <w:pPr>
        <w:pStyle w:val="Heading2"/>
        <w:spacing w:line="240" w:lineRule="auto"/>
        <w:rPr>
          <w:sz w:val="21"/>
          <w:szCs w:val="28"/>
        </w:rPr>
      </w:pPr>
      <w:bookmarkStart w:id="13" w:name="_Toc101790686"/>
      <w:r w:rsidRPr="00B670C0">
        <w:rPr>
          <w:sz w:val="21"/>
          <w:szCs w:val="28"/>
        </w:rPr>
        <w:t>3.2. Domesticated mammals</w:t>
      </w:r>
      <w:bookmarkEnd w:id="13"/>
    </w:p>
    <w:p w14:paraId="7A4488C4" w14:textId="77777777" w:rsidR="00831481" w:rsidRPr="00B670C0" w:rsidRDefault="00831481" w:rsidP="00B670C0">
      <w:pPr>
        <w:spacing w:line="240" w:lineRule="auto"/>
        <w:rPr>
          <w:b/>
          <w:sz w:val="21"/>
          <w:szCs w:val="21"/>
        </w:rPr>
      </w:pPr>
    </w:p>
    <w:p w14:paraId="323FBF9D" w14:textId="77777777" w:rsidR="00831481" w:rsidRPr="00B670C0" w:rsidRDefault="0035605E" w:rsidP="00B670C0">
      <w:pPr>
        <w:spacing w:line="240" w:lineRule="auto"/>
        <w:rPr>
          <w:sz w:val="21"/>
          <w:szCs w:val="21"/>
        </w:rPr>
      </w:pPr>
      <w:r w:rsidRPr="00B670C0">
        <w:rPr>
          <w:sz w:val="21"/>
          <w:szCs w:val="21"/>
        </w:rPr>
        <w:t xml:space="preserve">Inbreeding and decreased </w:t>
      </w:r>
      <w:r w:rsidRPr="00B670C0">
        <w:rPr>
          <w:i/>
          <w:sz w:val="21"/>
          <w:szCs w:val="21"/>
        </w:rPr>
        <w:t>N</w:t>
      </w:r>
      <w:r w:rsidRPr="00B670C0">
        <w:rPr>
          <w:i/>
          <w:sz w:val="21"/>
          <w:szCs w:val="21"/>
          <w:vertAlign w:val="subscript"/>
        </w:rPr>
        <w:t>e</w:t>
      </w:r>
      <w:r w:rsidRPr="00B670C0">
        <w:rPr>
          <w:sz w:val="21"/>
          <w:szCs w:val="21"/>
        </w:rPr>
        <w:t xml:space="preserve">s are not only observed in wild mammals, but in domesticated mammals the causation can differ. The process of domestication can be characterised by a “domestication bottleneck” followed by strong artificial selection for desired traits, leading to inbreeding </w:t>
      </w:r>
      <w:hyperlink r:id="rId167">
        <w:r w:rsidRPr="00B670C0">
          <w:rPr>
            <w:color w:val="000000"/>
            <w:sz w:val="21"/>
            <w:szCs w:val="21"/>
          </w:rPr>
          <w:t xml:space="preserve">(Eyre-Walker </w:t>
        </w:r>
      </w:hyperlink>
      <w:hyperlink r:id="rId168">
        <w:r w:rsidRPr="00B670C0">
          <w:rPr>
            <w:i/>
            <w:color w:val="000000"/>
            <w:sz w:val="21"/>
            <w:szCs w:val="21"/>
          </w:rPr>
          <w:t>et al.</w:t>
        </w:r>
      </w:hyperlink>
      <w:hyperlink r:id="rId169">
        <w:r w:rsidRPr="00B670C0">
          <w:rPr>
            <w:color w:val="000000"/>
            <w:sz w:val="21"/>
            <w:szCs w:val="21"/>
          </w:rPr>
          <w:t xml:space="preserve">, 1998; Galtier </w:t>
        </w:r>
      </w:hyperlink>
      <w:hyperlink r:id="rId170">
        <w:r w:rsidRPr="00B670C0">
          <w:rPr>
            <w:i/>
            <w:color w:val="000000"/>
            <w:sz w:val="21"/>
            <w:szCs w:val="21"/>
          </w:rPr>
          <w:t>et al.</w:t>
        </w:r>
      </w:hyperlink>
      <w:hyperlink r:id="rId171">
        <w:r w:rsidRPr="00B670C0">
          <w:rPr>
            <w:color w:val="000000"/>
            <w:sz w:val="21"/>
            <w:szCs w:val="21"/>
          </w:rPr>
          <w:t xml:space="preserve">, 2000; Bosse </w:t>
        </w:r>
      </w:hyperlink>
      <w:hyperlink r:id="rId172">
        <w:r w:rsidRPr="00B670C0">
          <w:rPr>
            <w:i/>
            <w:color w:val="000000"/>
            <w:sz w:val="21"/>
            <w:szCs w:val="21"/>
          </w:rPr>
          <w:t>et al.</w:t>
        </w:r>
      </w:hyperlink>
      <w:hyperlink r:id="rId173">
        <w:r w:rsidRPr="00B670C0">
          <w:rPr>
            <w:color w:val="000000"/>
            <w:sz w:val="21"/>
            <w:szCs w:val="21"/>
          </w:rPr>
          <w:t>, 2019)</w:t>
        </w:r>
      </w:hyperlink>
      <w:r w:rsidRPr="00B670C0">
        <w:rPr>
          <w:sz w:val="21"/>
          <w:szCs w:val="21"/>
        </w:rPr>
        <w:t xml:space="preserve">. The mutational load in domestic mammals increases </w:t>
      </w:r>
      <w:hyperlink r:id="rId174">
        <w:r w:rsidRPr="00B670C0">
          <w:rPr>
            <w:color w:val="000000"/>
            <w:sz w:val="21"/>
            <w:szCs w:val="21"/>
          </w:rPr>
          <w:t xml:space="preserve">(Bosse </w:t>
        </w:r>
      </w:hyperlink>
      <w:hyperlink r:id="rId175">
        <w:r w:rsidRPr="00B670C0">
          <w:rPr>
            <w:i/>
            <w:color w:val="000000"/>
            <w:sz w:val="21"/>
            <w:szCs w:val="21"/>
          </w:rPr>
          <w:t>et al.</w:t>
        </w:r>
      </w:hyperlink>
      <w:hyperlink r:id="rId176">
        <w:r w:rsidRPr="00B670C0">
          <w:rPr>
            <w:color w:val="000000"/>
            <w:sz w:val="21"/>
            <w:szCs w:val="21"/>
          </w:rPr>
          <w:t>, 2019)</w:t>
        </w:r>
      </w:hyperlink>
      <w:r w:rsidRPr="00B670C0">
        <w:rPr>
          <w:sz w:val="21"/>
          <w:szCs w:val="21"/>
        </w:rPr>
        <w:t xml:space="preserve"> whilst genetic diversity and efficacy of purifying selection is reduced </w:t>
      </w:r>
      <w:hyperlink r:id="rId177">
        <w:r w:rsidRPr="00B670C0">
          <w:rPr>
            <w:color w:val="000000"/>
            <w:sz w:val="21"/>
            <w:szCs w:val="21"/>
          </w:rPr>
          <w:t xml:space="preserve">(Cruz </w:t>
        </w:r>
      </w:hyperlink>
      <w:hyperlink r:id="rId178">
        <w:r w:rsidRPr="00B670C0">
          <w:rPr>
            <w:i/>
            <w:color w:val="000000"/>
            <w:sz w:val="21"/>
            <w:szCs w:val="21"/>
          </w:rPr>
          <w:t>et al.</w:t>
        </w:r>
      </w:hyperlink>
      <w:hyperlink r:id="rId179">
        <w:r w:rsidRPr="00B670C0">
          <w:rPr>
            <w:color w:val="000000"/>
            <w:sz w:val="21"/>
            <w:szCs w:val="21"/>
          </w:rPr>
          <w:t>, 2008)</w:t>
        </w:r>
      </w:hyperlink>
      <w:r w:rsidRPr="00B670C0">
        <w:rPr>
          <w:sz w:val="21"/>
          <w:szCs w:val="21"/>
        </w:rPr>
        <w:t xml:space="preserve">, resulting in an increased frequency of weakly deleterious mutations </w:t>
      </w:r>
      <w:hyperlink r:id="rId180">
        <w:r w:rsidRPr="00B670C0">
          <w:rPr>
            <w:color w:val="000000"/>
            <w:sz w:val="21"/>
            <w:szCs w:val="21"/>
          </w:rPr>
          <w:t xml:space="preserve">(Cruz </w:t>
        </w:r>
      </w:hyperlink>
      <w:hyperlink r:id="rId181">
        <w:r w:rsidRPr="00B670C0">
          <w:rPr>
            <w:i/>
            <w:color w:val="000000"/>
            <w:sz w:val="21"/>
            <w:szCs w:val="21"/>
          </w:rPr>
          <w:t>et al.</w:t>
        </w:r>
      </w:hyperlink>
      <w:hyperlink r:id="rId182">
        <w:r w:rsidRPr="00B670C0">
          <w:rPr>
            <w:color w:val="000000"/>
            <w:sz w:val="21"/>
            <w:szCs w:val="21"/>
          </w:rPr>
          <w:t xml:space="preserve">, 2008; Schubert </w:t>
        </w:r>
      </w:hyperlink>
      <w:hyperlink r:id="rId183">
        <w:r w:rsidRPr="00B670C0">
          <w:rPr>
            <w:i/>
            <w:color w:val="000000"/>
            <w:sz w:val="21"/>
            <w:szCs w:val="21"/>
          </w:rPr>
          <w:t>et al.</w:t>
        </w:r>
      </w:hyperlink>
      <w:hyperlink r:id="rId184">
        <w:r w:rsidRPr="00B670C0">
          <w:rPr>
            <w:color w:val="000000"/>
            <w:sz w:val="21"/>
            <w:szCs w:val="21"/>
          </w:rPr>
          <w:t>, 2014)</w:t>
        </w:r>
      </w:hyperlink>
      <w:r w:rsidRPr="00B670C0">
        <w:rPr>
          <w:sz w:val="21"/>
          <w:szCs w:val="21"/>
        </w:rPr>
        <w:t xml:space="preserve">. As a consequence, low reproductive fitness is commonly observed </w:t>
      </w:r>
      <w:hyperlink r:id="rId185">
        <w:r w:rsidRPr="00B670C0">
          <w:rPr>
            <w:color w:val="000000"/>
            <w:sz w:val="21"/>
            <w:szCs w:val="21"/>
          </w:rPr>
          <w:t xml:space="preserve">(Lu </w:t>
        </w:r>
      </w:hyperlink>
      <w:hyperlink r:id="rId186">
        <w:r w:rsidRPr="00B670C0">
          <w:rPr>
            <w:i/>
            <w:color w:val="000000"/>
            <w:sz w:val="21"/>
            <w:szCs w:val="21"/>
          </w:rPr>
          <w:t>et al.</w:t>
        </w:r>
      </w:hyperlink>
      <w:hyperlink r:id="rId187">
        <w:r w:rsidRPr="00B670C0">
          <w:rPr>
            <w:color w:val="000000"/>
            <w:sz w:val="21"/>
            <w:szCs w:val="21"/>
          </w:rPr>
          <w:t>, 2006)</w:t>
        </w:r>
      </w:hyperlink>
      <w:r w:rsidRPr="00B670C0">
        <w:rPr>
          <w:sz w:val="21"/>
          <w:szCs w:val="21"/>
        </w:rPr>
        <w:t xml:space="preserve">. This is often referred to as the “cost of domestication” </w:t>
      </w:r>
      <w:hyperlink r:id="rId188">
        <w:r w:rsidRPr="00B670C0">
          <w:rPr>
            <w:color w:val="000000"/>
            <w:sz w:val="21"/>
            <w:szCs w:val="21"/>
          </w:rPr>
          <w:t xml:space="preserve">(Lu </w:t>
        </w:r>
      </w:hyperlink>
      <w:hyperlink r:id="rId189">
        <w:r w:rsidRPr="00B670C0">
          <w:rPr>
            <w:i/>
            <w:color w:val="000000"/>
            <w:sz w:val="21"/>
            <w:szCs w:val="21"/>
          </w:rPr>
          <w:t>et al.</w:t>
        </w:r>
      </w:hyperlink>
      <w:hyperlink r:id="rId190">
        <w:r w:rsidRPr="00B670C0">
          <w:rPr>
            <w:color w:val="000000"/>
            <w:sz w:val="21"/>
            <w:szCs w:val="21"/>
          </w:rPr>
          <w:t>, 2006)</w:t>
        </w:r>
      </w:hyperlink>
      <w:r w:rsidRPr="00B670C0">
        <w:rPr>
          <w:sz w:val="21"/>
          <w:szCs w:val="21"/>
        </w:rPr>
        <w:t xml:space="preserve">, which has been observed in animal and plant species (see section 2.6) </w:t>
      </w:r>
      <w:hyperlink r:id="rId191">
        <w:r w:rsidRPr="00B670C0">
          <w:rPr>
            <w:color w:val="000000"/>
            <w:sz w:val="21"/>
            <w:szCs w:val="21"/>
          </w:rPr>
          <w:t xml:space="preserve">(Lu </w:t>
        </w:r>
      </w:hyperlink>
      <w:hyperlink r:id="rId192">
        <w:r w:rsidRPr="00B670C0">
          <w:rPr>
            <w:i/>
            <w:color w:val="000000"/>
            <w:sz w:val="21"/>
            <w:szCs w:val="21"/>
          </w:rPr>
          <w:t>et al.</w:t>
        </w:r>
      </w:hyperlink>
      <w:hyperlink r:id="rId193">
        <w:r w:rsidRPr="00B670C0">
          <w:rPr>
            <w:color w:val="000000"/>
            <w:sz w:val="21"/>
            <w:szCs w:val="21"/>
          </w:rPr>
          <w:t xml:space="preserve">, 2006; </w:t>
        </w:r>
        <w:r w:rsidRPr="00B670C0">
          <w:rPr>
            <w:color w:val="000000"/>
            <w:sz w:val="21"/>
            <w:szCs w:val="21"/>
          </w:rPr>
          <w:lastRenderedPageBreak/>
          <w:t xml:space="preserve">Björnerfeldt </w:t>
        </w:r>
      </w:hyperlink>
      <w:hyperlink r:id="rId194">
        <w:r w:rsidRPr="00B670C0">
          <w:rPr>
            <w:i/>
            <w:color w:val="000000"/>
            <w:sz w:val="21"/>
            <w:szCs w:val="21"/>
          </w:rPr>
          <w:t>et al.</w:t>
        </w:r>
      </w:hyperlink>
      <w:hyperlink r:id="rId195">
        <w:r w:rsidRPr="00B670C0">
          <w:rPr>
            <w:color w:val="000000"/>
            <w:sz w:val="21"/>
            <w:szCs w:val="21"/>
          </w:rPr>
          <w:t xml:space="preserve">, 2006; Cruz </w:t>
        </w:r>
      </w:hyperlink>
      <w:hyperlink r:id="rId196">
        <w:r w:rsidRPr="00B670C0">
          <w:rPr>
            <w:i/>
            <w:color w:val="000000"/>
            <w:sz w:val="21"/>
            <w:szCs w:val="21"/>
          </w:rPr>
          <w:t>et al.</w:t>
        </w:r>
      </w:hyperlink>
      <w:hyperlink r:id="rId197">
        <w:r w:rsidRPr="00B670C0">
          <w:rPr>
            <w:color w:val="000000"/>
            <w:sz w:val="21"/>
            <w:szCs w:val="21"/>
          </w:rPr>
          <w:t xml:space="preserve">, 2008; Wang </w:t>
        </w:r>
      </w:hyperlink>
      <w:hyperlink r:id="rId198">
        <w:r w:rsidRPr="00B670C0">
          <w:rPr>
            <w:i/>
            <w:color w:val="000000"/>
            <w:sz w:val="21"/>
            <w:szCs w:val="21"/>
          </w:rPr>
          <w:t>et al.</w:t>
        </w:r>
      </w:hyperlink>
      <w:hyperlink r:id="rId199">
        <w:r w:rsidRPr="00B670C0">
          <w:rPr>
            <w:color w:val="000000"/>
            <w:sz w:val="21"/>
            <w:szCs w:val="21"/>
          </w:rPr>
          <w:t xml:space="preserve">, 2011; Koenig </w:t>
        </w:r>
      </w:hyperlink>
      <w:hyperlink r:id="rId200">
        <w:r w:rsidRPr="00B670C0">
          <w:rPr>
            <w:i/>
            <w:color w:val="000000"/>
            <w:sz w:val="21"/>
            <w:szCs w:val="21"/>
          </w:rPr>
          <w:t>et al.</w:t>
        </w:r>
      </w:hyperlink>
      <w:hyperlink r:id="rId201">
        <w:r w:rsidRPr="00B670C0">
          <w:rPr>
            <w:color w:val="000000"/>
            <w:sz w:val="21"/>
            <w:szCs w:val="21"/>
          </w:rPr>
          <w:t xml:space="preserve">, 2013; Nabholz </w:t>
        </w:r>
      </w:hyperlink>
      <w:hyperlink r:id="rId202">
        <w:r w:rsidRPr="00B670C0">
          <w:rPr>
            <w:i/>
            <w:color w:val="000000"/>
            <w:sz w:val="21"/>
            <w:szCs w:val="21"/>
          </w:rPr>
          <w:t>et al.</w:t>
        </w:r>
      </w:hyperlink>
      <w:hyperlink r:id="rId203">
        <w:r w:rsidRPr="00B670C0">
          <w:rPr>
            <w:color w:val="000000"/>
            <w:sz w:val="21"/>
            <w:szCs w:val="21"/>
          </w:rPr>
          <w:t xml:space="preserve">, 2014; Schubert </w:t>
        </w:r>
      </w:hyperlink>
      <w:hyperlink r:id="rId204">
        <w:r w:rsidRPr="00B670C0">
          <w:rPr>
            <w:i/>
            <w:color w:val="000000"/>
            <w:sz w:val="21"/>
            <w:szCs w:val="21"/>
          </w:rPr>
          <w:t>et al.</w:t>
        </w:r>
      </w:hyperlink>
      <w:hyperlink r:id="rId205">
        <w:r w:rsidRPr="00B670C0">
          <w:rPr>
            <w:color w:val="000000"/>
            <w:sz w:val="21"/>
            <w:szCs w:val="21"/>
          </w:rPr>
          <w:t>, 2014)</w:t>
        </w:r>
      </w:hyperlink>
      <w:r w:rsidRPr="00B670C0">
        <w:rPr>
          <w:sz w:val="21"/>
          <w:szCs w:val="21"/>
        </w:rPr>
        <w:t xml:space="preserve">. </w:t>
      </w:r>
    </w:p>
    <w:p w14:paraId="52A6BFFA" w14:textId="77777777" w:rsidR="00831481" w:rsidRPr="00B670C0" w:rsidRDefault="00831481" w:rsidP="00B670C0">
      <w:pPr>
        <w:spacing w:line="240" w:lineRule="auto"/>
        <w:rPr>
          <w:sz w:val="21"/>
          <w:szCs w:val="21"/>
        </w:rPr>
      </w:pPr>
    </w:p>
    <w:p w14:paraId="621FC0C5" w14:textId="77777777" w:rsidR="00831481" w:rsidRPr="00B670C0" w:rsidRDefault="0035605E" w:rsidP="00B670C0">
      <w:pPr>
        <w:spacing w:line="240" w:lineRule="auto"/>
        <w:rPr>
          <w:sz w:val="21"/>
          <w:szCs w:val="21"/>
        </w:rPr>
      </w:pPr>
      <w:r w:rsidRPr="00B670C0">
        <w:rPr>
          <w:sz w:val="21"/>
          <w:szCs w:val="21"/>
        </w:rPr>
        <w:t xml:space="preserve">The proportion of weakly deleterious alleles segregating in dogs is increased due to domestication, which could be associated with the high levels of diseases in domestic dogs </w:t>
      </w:r>
      <w:hyperlink r:id="rId206">
        <w:r w:rsidRPr="00B670C0">
          <w:rPr>
            <w:color w:val="000000"/>
            <w:sz w:val="21"/>
            <w:szCs w:val="21"/>
          </w:rPr>
          <w:t xml:space="preserve">(Cruz </w:t>
        </w:r>
      </w:hyperlink>
      <w:hyperlink r:id="rId207">
        <w:r w:rsidRPr="00B670C0">
          <w:rPr>
            <w:i/>
            <w:color w:val="000000"/>
            <w:sz w:val="21"/>
            <w:szCs w:val="21"/>
          </w:rPr>
          <w:t>et al.</w:t>
        </w:r>
      </w:hyperlink>
      <w:hyperlink r:id="rId208">
        <w:r w:rsidRPr="00B670C0">
          <w:rPr>
            <w:color w:val="000000"/>
            <w:sz w:val="21"/>
            <w:szCs w:val="21"/>
          </w:rPr>
          <w:t>, 2008)</w:t>
        </w:r>
      </w:hyperlink>
      <w:r w:rsidRPr="00B670C0">
        <w:rPr>
          <w:sz w:val="21"/>
          <w:szCs w:val="21"/>
        </w:rPr>
        <w:t xml:space="preserve">. A similar phenomenon is observed in domestic horses: the deleterious mutation load of modern domestic horse genomes was significantly higher than in pre-domesticated horses </w:t>
      </w:r>
      <w:hyperlink r:id="rId209">
        <w:r w:rsidRPr="00B670C0">
          <w:rPr>
            <w:color w:val="000000"/>
            <w:sz w:val="21"/>
            <w:szCs w:val="21"/>
          </w:rPr>
          <w:t xml:space="preserve">(Schubert </w:t>
        </w:r>
      </w:hyperlink>
      <w:hyperlink r:id="rId210">
        <w:r w:rsidRPr="00B670C0">
          <w:rPr>
            <w:i/>
            <w:color w:val="000000"/>
            <w:sz w:val="21"/>
            <w:szCs w:val="21"/>
          </w:rPr>
          <w:t>et al.</w:t>
        </w:r>
      </w:hyperlink>
      <w:hyperlink r:id="rId211">
        <w:r w:rsidRPr="00B670C0">
          <w:rPr>
            <w:color w:val="000000"/>
            <w:sz w:val="21"/>
            <w:szCs w:val="21"/>
          </w:rPr>
          <w:t>, 2014)</w:t>
        </w:r>
      </w:hyperlink>
      <w:r w:rsidRPr="00B670C0">
        <w:rPr>
          <w:sz w:val="21"/>
          <w:szCs w:val="21"/>
        </w:rPr>
        <w:t xml:space="preserve">. </w:t>
      </w:r>
      <w:r w:rsidRPr="00B670C0">
        <w:rPr>
          <w:sz w:val="21"/>
          <w:szCs w:val="21"/>
          <w:highlight w:val="white"/>
        </w:rPr>
        <w:t xml:space="preserve">Schubert </w:t>
      </w:r>
      <w:r w:rsidRPr="00B670C0">
        <w:rPr>
          <w:i/>
          <w:sz w:val="21"/>
          <w:szCs w:val="21"/>
          <w:highlight w:val="white"/>
        </w:rPr>
        <w:t>et al</w:t>
      </w:r>
      <w:r w:rsidRPr="00B670C0">
        <w:rPr>
          <w:sz w:val="21"/>
          <w:szCs w:val="21"/>
          <w:highlight w:val="white"/>
        </w:rPr>
        <w:t>. (2014) reported</w:t>
      </w:r>
      <w:r w:rsidRPr="00B670C0">
        <w:rPr>
          <w:sz w:val="21"/>
          <w:szCs w:val="21"/>
        </w:rPr>
        <w:t xml:space="preserve"> that their calculation of mutation load was robust to inbreeding, meaning their findings are specifically due to domestication itself, rather than resultant or historic inbreeding.</w:t>
      </w:r>
    </w:p>
    <w:p w14:paraId="7733356E" w14:textId="77777777" w:rsidR="00831481" w:rsidRPr="00B670C0" w:rsidRDefault="00831481" w:rsidP="00B670C0">
      <w:pPr>
        <w:spacing w:line="240" w:lineRule="auto"/>
        <w:rPr>
          <w:sz w:val="21"/>
          <w:szCs w:val="21"/>
        </w:rPr>
      </w:pPr>
    </w:p>
    <w:p w14:paraId="0295C46F" w14:textId="77777777" w:rsidR="00831481" w:rsidRPr="00B670C0" w:rsidRDefault="0035605E" w:rsidP="00B670C0">
      <w:pPr>
        <w:spacing w:line="240" w:lineRule="auto"/>
        <w:rPr>
          <w:sz w:val="21"/>
          <w:szCs w:val="21"/>
          <w:highlight w:val="white"/>
        </w:rPr>
      </w:pPr>
      <w:r w:rsidRPr="00B670C0">
        <w:rPr>
          <w:sz w:val="21"/>
          <w:szCs w:val="21"/>
        </w:rPr>
        <w:t>The process of domestication also causes the relaxation of selection: individuals with weakly deleterious mutations are still able to reproduce resulting in an increase in the rate of non-synonymous to synonymous mutati</w:t>
      </w:r>
      <w:r w:rsidRPr="00B670C0">
        <w:rPr>
          <w:sz w:val="21"/>
          <w:szCs w:val="21"/>
          <w:highlight w:val="white"/>
        </w:rPr>
        <w:t xml:space="preserve">ons </w:t>
      </w:r>
      <w:hyperlink r:id="rId212">
        <w:r w:rsidRPr="00B670C0">
          <w:rPr>
            <w:color w:val="000000"/>
            <w:sz w:val="21"/>
            <w:szCs w:val="21"/>
            <w:highlight w:val="white"/>
          </w:rPr>
          <w:t xml:space="preserve">(Björnerfeldt </w:t>
        </w:r>
      </w:hyperlink>
      <w:hyperlink r:id="rId213">
        <w:r w:rsidRPr="00B670C0">
          <w:rPr>
            <w:i/>
            <w:color w:val="000000"/>
            <w:sz w:val="21"/>
            <w:szCs w:val="21"/>
            <w:highlight w:val="white"/>
          </w:rPr>
          <w:t>et al.</w:t>
        </w:r>
      </w:hyperlink>
      <w:hyperlink r:id="rId214">
        <w:r w:rsidRPr="00B670C0">
          <w:rPr>
            <w:color w:val="000000"/>
            <w:sz w:val="21"/>
            <w:szCs w:val="21"/>
            <w:highlight w:val="white"/>
          </w:rPr>
          <w:t>, 2006)</w:t>
        </w:r>
      </w:hyperlink>
      <w:r w:rsidRPr="00B670C0">
        <w:rPr>
          <w:sz w:val="21"/>
          <w:szCs w:val="21"/>
          <w:highlight w:val="white"/>
        </w:rPr>
        <w:t xml:space="preserve">. </w:t>
      </w:r>
      <w:r w:rsidRPr="00B670C0">
        <w:rPr>
          <w:sz w:val="21"/>
          <w:szCs w:val="21"/>
        </w:rPr>
        <w:t xml:space="preserve">This relaxation of selective constraint can be caused by a reduction in </w:t>
      </w:r>
      <w:r w:rsidRPr="00B670C0">
        <w:rPr>
          <w:i/>
          <w:sz w:val="21"/>
          <w:szCs w:val="21"/>
        </w:rPr>
        <w:t>N</w:t>
      </w:r>
      <w:r w:rsidRPr="00B670C0">
        <w:rPr>
          <w:i/>
          <w:sz w:val="21"/>
          <w:szCs w:val="21"/>
          <w:vertAlign w:val="subscript"/>
        </w:rPr>
        <w:t>e</w:t>
      </w:r>
      <w:r w:rsidRPr="00B670C0">
        <w:rPr>
          <w:sz w:val="21"/>
          <w:szCs w:val="21"/>
        </w:rPr>
        <w:t xml:space="preserve"> due to inbreeding, as is seen in domesticated speci</w:t>
      </w:r>
      <w:r w:rsidRPr="00B670C0">
        <w:rPr>
          <w:sz w:val="21"/>
          <w:szCs w:val="21"/>
          <w:highlight w:val="white"/>
        </w:rPr>
        <w:t xml:space="preserve">es </w:t>
      </w:r>
      <w:hyperlink r:id="rId215">
        <w:r w:rsidRPr="00B670C0">
          <w:rPr>
            <w:color w:val="000000"/>
            <w:sz w:val="21"/>
            <w:szCs w:val="21"/>
            <w:highlight w:val="white"/>
          </w:rPr>
          <w:t xml:space="preserve">(Gu </w:t>
        </w:r>
      </w:hyperlink>
      <w:hyperlink r:id="rId216">
        <w:r w:rsidRPr="00B670C0">
          <w:rPr>
            <w:i/>
            <w:color w:val="000000"/>
            <w:sz w:val="21"/>
            <w:szCs w:val="21"/>
            <w:highlight w:val="white"/>
          </w:rPr>
          <w:t>et al.</w:t>
        </w:r>
      </w:hyperlink>
      <w:hyperlink r:id="rId217">
        <w:r w:rsidRPr="00B670C0">
          <w:rPr>
            <w:color w:val="000000"/>
            <w:sz w:val="21"/>
            <w:szCs w:val="21"/>
            <w:highlight w:val="white"/>
          </w:rPr>
          <w:t xml:space="preserve">, 2005; Lu </w:t>
        </w:r>
      </w:hyperlink>
      <w:hyperlink r:id="rId218">
        <w:r w:rsidRPr="00B670C0">
          <w:rPr>
            <w:i/>
            <w:color w:val="000000"/>
            <w:sz w:val="21"/>
            <w:szCs w:val="21"/>
            <w:highlight w:val="white"/>
          </w:rPr>
          <w:t>et al.</w:t>
        </w:r>
      </w:hyperlink>
      <w:hyperlink r:id="rId219">
        <w:r w:rsidRPr="00B670C0">
          <w:rPr>
            <w:color w:val="000000"/>
            <w:sz w:val="21"/>
            <w:szCs w:val="21"/>
            <w:highlight w:val="white"/>
          </w:rPr>
          <w:t>, 2006)</w:t>
        </w:r>
      </w:hyperlink>
      <w:r w:rsidRPr="00B670C0">
        <w:rPr>
          <w:sz w:val="21"/>
          <w:szCs w:val="21"/>
          <w:highlight w:val="white"/>
        </w:rPr>
        <w:t>.</w:t>
      </w:r>
    </w:p>
    <w:p w14:paraId="469D9963" w14:textId="77777777" w:rsidR="00831481" w:rsidRPr="00B670C0" w:rsidRDefault="00831481" w:rsidP="00B670C0">
      <w:pPr>
        <w:spacing w:line="240" w:lineRule="auto"/>
        <w:rPr>
          <w:sz w:val="21"/>
          <w:szCs w:val="21"/>
          <w:highlight w:val="white"/>
        </w:rPr>
      </w:pPr>
    </w:p>
    <w:p w14:paraId="4F060689" w14:textId="32CEDB7D" w:rsidR="00195B8E" w:rsidRPr="00B670C0" w:rsidRDefault="0035605E" w:rsidP="00B670C0">
      <w:pPr>
        <w:spacing w:line="240" w:lineRule="auto"/>
        <w:rPr>
          <w:sz w:val="21"/>
          <w:szCs w:val="21"/>
        </w:rPr>
      </w:pPr>
      <w:r w:rsidRPr="00B670C0">
        <w:rPr>
          <w:sz w:val="21"/>
          <w:szCs w:val="21"/>
        </w:rPr>
        <w:t xml:space="preserve">It is crucial to understand domestication-associated genetic disorders in mammals for both economic and research purposes. For example, bovine leucocyte adhesion deficiency led to an economic loss of $5 million annually in the US </w:t>
      </w:r>
      <w:hyperlink r:id="rId220">
        <w:r w:rsidRPr="00B670C0">
          <w:rPr>
            <w:color w:val="000000"/>
            <w:sz w:val="21"/>
            <w:szCs w:val="21"/>
          </w:rPr>
          <w:t xml:space="preserve">(Shuster </w:t>
        </w:r>
      </w:hyperlink>
      <w:hyperlink r:id="rId221">
        <w:r w:rsidRPr="00B670C0">
          <w:rPr>
            <w:i/>
            <w:color w:val="000000"/>
            <w:sz w:val="21"/>
            <w:szCs w:val="21"/>
          </w:rPr>
          <w:t>et al.</w:t>
        </w:r>
      </w:hyperlink>
      <w:hyperlink r:id="rId222">
        <w:r w:rsidRPr="00B670C0">
          <w:rPr>
            <w:color w:val="000000"/>
            <w:sz w:val="21"/>
            <w:szCs w:val="21"/>
          </w:rPr>
          <w:t>, 1992)</w:t>
        </w:r>
      </w:hyperlink>
      <w:r w:rsidRPr="00B670C0">
        <w:rPr>
          <w:sz w:val="21"/>
          <w:szCs w:val="21"/>
        </w:rPr>
        <w:t xml:space="preserve">, whilst strong artificial selection in dogs has resulted in genetic disorders that resemble human disorders </w:t>
      </w:r>
      <w:hyperlink r:id="rId223">
        <w:r w:rsidRPr="00B670C0">
          <w:rPr>
            <w:color w:val="000000"/>
            <w:sz w:val="21"/>
            <w:szCs w:val="21"/>
          </w:rPr>
          <w:t>(Ostrander and Kruglyak, 2000; Sutter and Ostrander, 2004)</w:t>
        </w:r>
      </w:hyperlink>
      <w:r w:rsidRPr="00B670C0">
        <w:rPr>
          <w:sz w:val="21"/>
          <w:szCs w:val="21"/>
        </w:rPr>
        <w:t>, highlighting the value of studying domesticated species to investigate human diseases and disorders.</w:t>
      </w:r>
    </w:p>
    <w:p w14:paraId="75FAA910" w14:textId="41D6A6EB" w:rsidR="009603F7" w:rsidRPr="00B670C0" w:rsidRDefault="009603F7" w:rsidP="00B670C0">
      <w:pPr>
        <w:pStyle w:val="Heading1"/>
        <w:numPr>
          <w:ilvl w:val="0"/>
          <w:numId w:val="4"/>
        </w:numPr>
        <w:spacing w:line="240" w:lineRule="auto"/>
        <w:rPr>
          <w:sz w:val="24"/>
          <w:szCs w:val="36"/>
        </w:rPr>
      </w:pPr>
      <w:bookmarkStart w:id="14" w:name="_Toc101790687"/>
      <w:r w:rsidRPr="00B670C0">
        <w:rPr>
          <w:sz w:val="24"/>
          <w:szCs w:val="36"/>
        </w:rPr>
        <w:t>Genomics methods</w:t>
      </w:r>
      <w:bookmarkEnd w:id="14"/>
    </w:p>
    <w:p w14:paraId="7A24AFD2" w14:textId="62CE5877" w:rsidR="00831481" w:rsidRPr="00B670C0" w:rsidRDefault="0035605E" w:rsidP="00B670C0">
      <w:pPr>
        <w:spacing w:line="240" w:lineRule="auto"/>
        <w:rPr>
          <w:sz w:val="21"/>
          <w:szCs w:val="21"/>
        </w:rPr>
      </w:pPr>
      <w:r w:rsidRPr="00B670C0">
        <w:rPr>
          <w:sz w:val="21"/>
          <w:szCs w:val="21"/>
        </w:rPr>
        <w:t>To understand the impacts of demographic events on the genetic variation present within populations, it is essential to first identify this variation at the genomic level. Previous approaches relied on the genotyping of specific markers in many individuals (e.g. Genome-Wide Association Studies</w:t>
      </w:r>
      <w:r w:rsidRPr="00B670C0">
        <w:rPr>
          <w:sz w:val="21"/>
          <w:szCs w:val="21"/>
          <w:highlight w:val="white"/>
        </w:rPr>
        <w:t xml:space="preserve"> </w:t>
      </w:r>
      <w:hyperlink r:id="rId224">
        <w:r w:rsidRPr="00B670C0">
          <w:rPr>
            <w:color w:val="000000"/>
            <w:sz w:val="21"/>
            <w:szCs w:val="21"/>
            <w:highlight w:val="white"/>
          </w:rPr>
          <w:t xml:space="preserve">(Visscher </w:t>
        </w:r>
      </w:hyperlink>
      <w:hyperlink r:id="rId225">
        <w:r w:rsidRPr="00B670C0">
          <w:rPr>
            <w:i/>
            <w:color w:val="000000"/>
            <w:sz w:val="21"/>
            <w:szCs w:val="21"/>
            <w:highlight w:val="white"/>
          </w:rPr>
          <w:t>et al.</w:t>
        </w:r>
      </w:hyperlink>
      <w:hyperlink r:id="rId226">
        <w:r w:rsidRPr="00B670C0">
          <w:rPr>
            <w:color w:val="000000"/>
            <w:sz w:val="21"/>
            <w:szCs w:val="21"/>
            <w:highlight w:val="white"/>
          </w:rPr>
          <w:t>, 2017)</w:t>
        </w:r>
      </w:hyperlink>
      <w:r w:rsidRPr="00B670C0">
        <w:rPr>
          <w:sz w:val="21"/>
          <w:szCs w:val="21"/>
          <w:highlight w:val="white"/>
        </w:rPr>
        <w:t xml:space="preserve">). </w:t>
      </w:r>
      <w:r w:rsidRPr="00B670C0">
        <w:rPr>
          <w:sz w:val="21"/>
          <w:szCs w:val="21"/>
        </w:rPr>
        <w:t>However, a major limitation of this approach is that only a fraction of the genome is sampled. To accurately characterise the genomic consequences of population demographic events, it is necessary to investigate the whole genome.</w:t>
      </w:r>
    </w:p>
    <w:p w14:paraId="6C79F8C2" w14:textId="77777777" w:rsidR="00831481" w:rsidRPr="00B670C0" w:rsidRDefault="0035605E" w:rsidP="00B670C0">
      <w:pPr>
        <w:pStyle w:val="Heading2"/>
        <w:spacing w:line="240" w:lineRule="auto"/>
        <w:rPr>
          <w:sz w:val="21"/>
          <w:szCs w:val="28"/>
        </w:rPr>
      </w:pPr>
      <w:bookmarkStart w:id="15" w:name="_Toc101790688"/>
      <w:r w:rsidRPr="00B670C0">
        <w:rPr>
          <w:sz w:val="21"/>
          <w:szCs w:val="28"/>
        </w:rPr>
        <w:t>4.1. Reference genomes</w:t>
      </w:r>
      <w:bookmarkEnd w:id="15"/>
    </w:p>
    <w:p w14:paraId="1E4912DB" w14:textId="77777777" w:rsidR="00831481" w:rsidRPr="00B670C0" w:rsidRDefault="00831481" w:rsidP="00B670C0">
      <w:pPr>
        <w:spacing w:line="240" w:lineRule="auto"/>
        <w:rPr>
          <w:b/>
          <w:sz w:val="21"/>
          <w:szCs w:val="21"/>
        </w:rPr>
      </w:pPr>
    </w:p>
    <w:p w14:paraId="74651015" w14:textId="77777777" w:rsidR="00831481" w:rsidRPr="00B670C0" w:rsidRDefault="0035605E" w:rsidP="00B670C0">
      <w:pPr>
        <w:spacing w:line="240" w:lineRule="auto"/>
        <w:rPr>
          <w:sz w:val="21"/>
          <w:szCs w:val="21"/>
        </w:rPr>
      </w:pPr>
      <w:r w:rsidRPr="00B670C0">
        <w:rPr>
          <w:sz w:val="21"/>
          <w:szCs w:val="21"/>
          <w:highlight w:val="white"/>
        </w:rPr>
        <w:t xml:space="preserve">Since the first fully sequenced genome (the bacteria </w:t>
      </w:r>
      <w:r w:rsidRPr="00B670C0">
        <w:rPr>
          <w:i/>
          <w:sz w:val="21"/>
          <w:szCs w:val="21"/>
          <w:highlight w:val="white"/>
        </w:rPr>
        <w:t>Haemophilus influenzae</w:t>
      </w:r>
      <w:r w:rsidRPr="00B670C0">
        <w:rPr>
          <w:sz w:val="21"/>
          <w:szCs w:val="21"/>
          <w:highlight w:val="white"/>
        </w:rPr>
        <w:t>)</w:t>
      </w:r>
      <w:r w:rsidRPr="00B670C0">
        <w:rPr>
          <w:i/>
          <w:sz w:val="21"/>
          <w:szCs w:val="21"/>
          <w:highlight w:val="white"/>
        </w:rPr>
        <w:t xml:space="preserve"> </w:t>
      </w:r>
      <w:r w:rsidRPr="00B670C0">
        <w:rPr>
          <w:sz w:val="21"/>
          <w:szCs w:val="21"/>
          <w:highlight w:val="white"/>
        </w:rPr>
        <w:t xml:space="preserve">in 1995 </w:t>
      </w:r>
      <w:hyperlink r:id="rId227">
        <w:r w:rsidRPr="00B670C0">
          <w:rPr>
            <w:color w:val="000000"/>
            <w:sz w:val="21"/>
            <w:szCs w:val="21"/>
            <w:highlight w:val="white"/>
          </w:rPr>
          <w:t xml:space="preserve">(Fleischmann </w:t>
        </w:r>
      </w:hyperlink>
      <w:hyperlink r:id="rId228">
        <w:r w:rsidRPr="00B670C0">
          <w:rPr>
            <w:i/>
            <w:color w:val="000000"/>
            <w:sz w:val="21"/>
            <w:szCs w:val="21"/>
            <w:highlight w:val="white"/>
          </w:rPr>
          <w:t>et al.</w:t>
        </w:r>
      </w:hyperlink>
      <w:hyperlink r:id="rId229">
        <w:r w:rsidRPr="00B670C0">
          <w:rPr>
            <w:color w:val="000000"/>
            <w:sz w:val="21"/>
            <w:szCs w:val="21"/>
            <w:highlight w:val="white"/>
          </w:rPr>
          <w:t>, 1995)</w:t>
        </w:r>
      </w:hyperlink>
      <w:r w:rsidRPr="00B670C0">
        <w:rPr>
          <w:sz w:val="21"/>
          <w:szCs w:val="21"/>
          <w:highlight w:val="white"/>
        </w:rPr>
        <w:t xml:space="preserve">, sequencing technology has advanced rapidly </w:t>
      </w:r>
      <w:hyperlink r:id="rId230">
        <w:r w:rsidRPr="00B670C0">
          <w:rPr>
            <w:color w:val="000000"/>
            <w:sz w:val="21"/>
            <w:szCs w:val="21"/>
            <w:highlight w:val="white"/>
          </w:rPr>
          <w:t xml:space="preserve">(Hu </w:t>
        </w:r>
      </w:hyperlink>
      <w:hyperlink r:id="rId231">
        <w:r w:rsidRPr="00B670C0">
          <w:rPr>
            <w:i/>
            <w:color w:val="000000"/>
            <w:sz w:val="21"/>
            <w:szCs w:val="21"/>
            <w:highlight w:val="white"/>
          </w:rPr>
          <w:t>et al.</w:t>
        </w:r>
      </w:hyperlink>
      <w:hyperlink r:id="rId232">
        <w:r w:rsidRPr="00B670C0">
          <w:rPr>
            <w:color w:val="000000"/>
            <w:sz w:val="21"/>
            <w:szCs w:val="21"/>
            <w:highlight w:val="white"/>
          </w:rPr>
          <w:t>, 2021)</w:t>
        </w:r>
      </w:hyperlink>
      <w:r w:rsidRPr="00B670C0">
        <w:rPr>
          <w:sz w:val="21"/>
          <w:szCs w:val="21"/>
          <w:highlight w:val="white"/>
        </w:rPr>
        <w:t xml:space="preserve"> and thousands of more complex genomes hav</w:t>
      </w:r>
      <w:r w:rsidRPr="00B670C0">
        <w:rPr>
          <w:sz w:val="21"/>
          <w:szCs w:val="21"/>
        </w:rPr>
        <w:t xml:space="preserve">e been sequenced </w:t>
      </w:r>
      <w:hyperlink r:id="rId233">
        <w:r w:rsidRPr="00B670C0">
          <w:rPr>
            <w:color w:val="000000"/>
            <w:sz w:val="21"/>
            <w:szCs w:val="21"/>
          </w:rPr>
          <w:t>(Shumate and Salzberg, 2021)</w:t>
        </w:r>
      </w:hyperlink>
      <w:r w:rsidRPr="00B670C0">
        <w:rPr>
          <w:sz w:val="21"/>
          <w:szCs w:val="21"/>
        </w:rPr>
        <w:t xml:space="preserve">. Starting with the human </w:t>
      </w:r>
      <w:hyperlink r:id="rId234">
        <w:r w:rsidRPr="00B670C0">
          <w:rPr>
            <w:color w:val="000000"/>
            <w:sz w:val="21"/>
            <w:szCs w:val="21"/>
          </w:rPr>
          <w:t xml:space="preserve">(Lander </w:t>
        </w:r>
      </w:hyperlink>
      <w:hyperlink r:id="rId235">
        <w:r w:rsidRPr="00B670C0">
          <w:rPr>
            <w:i/>
            <w:color w:val="000000"/>
            <w:sz w:val="21"/>
            <w:szCs w:val="21"/>
          </w:rPr>
          <w:t>et al.</w:t>
        </w:r>
      </w:hyperlink>
      <w:hyperlink r:id="rId236">
        <w:r w:rsidRPr="00B670C0">
          <w:rPr>
            <w:color w:val="000000"/>
            <w:sz w:val="21"/>
            <w:szCs w:val="21"/>
          </w:rPr>
          <w:t xml:space="preserve">, 2001; Venter </w:t>
        </w:r>
      </w:hyperlink>
      <w:hyperlink r:id="rId237">
        <w:r w:rsidRPr="00B670C0">
          <w:rPr>
            <w:i/>
            <w:color w:val="000000"/>
            <w:sz w:val="21"/>
            <w:szCs w:val="21"/>
          </w:rPr>
          <w:t>et al.</w:t>
        </w:r>
      </w:hyperlink>
      <w:hyperlink r:id="rId238">
        <w:r w:rsidRPr="00B670C0">
          <w:rPr>
            <w:color w:val="000000"/>
            <w:sz w:val="21"/>
            <w:szCs w:val="21"/>
          </w:rPr>
          <w:t>, 2001)</w:t>
        </w:r>
      </w:hyperlink>
      <w:r w:rsidRPr="00B670C0">
        <w:rPr>
          <w:sz w:val="21"/>
          <w:szCs w:val="21"/>
        </w:rPr>
        <w:t xml:space="preserve"> and mouse </w:t>
      </w:r>
      <w:hyperlink r:id="rId239">
        <w:r w:rsidRPr="00B670C0">
          <w:rPr>
            <w:color w:val="000000"/>
            <w:sz w:val="21"/>
            <w:szCs w:val="21"/>
          </w:rPr>
          <w:t xml:space="preserve">(Mouse Genome Sequencing Consortium </w:t>
        </w:r>
      </w:hyperlink>
      <w:hyperlink r:id="rId240">
        <w:r w:rsidRPr="00B670C0">
          <w:rPr>
            <w:i/>
            <w:color w:val="000000"/>
            <w:sz w:val="21"/>
            <w:szCs w:val="21"/>
          </w:rPr>
          <w:t>et al.</w:t>
        </w:r>
      </w:hyperlink>
      <w:hyperlink r:id="rId241">
        <w:r w:rsidRPr="00B670C0">
          <w:rPr>
            <w:color w:val="000000"/>
            <w:sz w:val="21"/>
            <w:szCs w:val="21"/>
          </w:rPr>
          <w:t>, 2002)</w:t>
        </w:r>
      </w:hyperlink>
      <w:r w:rsidRPr="00B670C0">
        <w:rPr>
          <w:sz w:val="21"/>
          <w:szCs w:val="21"/>
        </w:rPr>
        <w:t xml:space="preserve">, the genomes of over 200 mammals have been sequenced in the last few decades </w:t>
      </w:r>
      <w:hyperlink r:id="rId242">
        <w:r w:rsidRPr="00B670C0">
          <w:rPr>
            <w:color w:val="000000"/>
            <w:sz w:val="21"/>
            <w:szCs w:val="21"/>
          </w:rPr>
          <w:t>(Zoonomia Consortium, 2020)</w:t>
        </w:r>
      </w:hyperlink>
      <w:r w:rsidRPr="00B670C0">
        <w:rPr>
          <w:sz w:val="21"/>
          <w:szCs w:val="21"/>
        </w:rPr>
        <w:t xml:space="preserve">. </w:t>
      </w:r>
    </w:p>
    <w:p w14:paraId="6426DC21" w14:textId="77777777" w:rsidR="00831481" w:rsidRPr="00B670C0" w:rsidRDefault="00831481" w:rsidP="00B670C0">
      <w:pPr>
        <w:spacing w:line="240" w:lineRule="auto"/>
        <w:rPr>
          <w:sz w:val="21"/>
          <w:szCs w:val="21"/>
        </w:rPr>
      </w:pPr>
    </w:p>
    <w:p w14:paraId="41D7CA69" w14:textId="77777777" w:rsidR="00831481" w:rsidRPr="00B670C0" w:rsidRDefault="0035605E" w:rsidP="00B670C0">
      <w:pPr>
        <w:spacing w:line="240" w:lineRule="auto"/>
        <w:rPr>
          <w:sz w:val="21"/>
          <w:szCs w:val="21"/>
          <w:shd w:val="clear" w:color="auto" w:fill="93C47D"/>
        </w:rPr>
      </w:pPr>
      <w:r w:rsidRPr="00B670C0">
        <w:rPr>
          <w:sz w:val="21"/>
          <w:szCs w:val="21"/>
        </w:rPr>
        <w:t xml:space="preserve">Current projects aim to produce reference quality genome assemblies for vast numbers of species; the Earth Biogenome Project aims to sequence the genomes of all eukaryotic species on the planet </w:t>
      </w:r>
      <w:hyperlink r:id="rId243">
        <w:r w:rsidRPr="00B670C0">
          <w:rPr>
            <w:color w:val="000000"/>
            <w:sz w:val="21"/>
            <w:szCs w:val="21"/>
          </w:rPr>
          <w:t xml:space="preserve">(Lewin </w:t>
        </w:r>
      </w:hyperlink>
      <w:hyperlink r:id="rId244">
        <w:r w:rsidRPr="00B670C0">
          <w:rPr>
            <w:i/>
            <w:color w:val="000000"/>
            <w:sz w:val="21"/>
            <w:szCs w:val="21"/>
          </w:rPr>
          <w:t>et al.</w:t>
        </w:r>
      </w:hyperlink>
      <w:hyperlink r:id="rId245">
        <w:r w:rsidRPr="00B670C0">
          <w:rPr>
            <w:color w:val="000000"/>
            <w:sz w:val="21"/>
            <w:szCs w:val="21"/>
          </w:rPr>
          <w:t>, 2018)</w:t>
        </w:r>
      </w:hyperlink>
      <w:r w:rsidRPr="00B670C0">
        <w:rPr>
          <w:sz w:val="21"/>
          <w:szCs w:val="21"/>
        </w:rPr>
        <w:t xml:space="preserve">, with projects focusing on specific geographic regions such as the Darwin Tree of Life project in the UK </w:t>
      </w:r>
      <w:hyperlink r:id="rId246">
        <w:r w:rsidRPr="00B670C0">
          <w:rPr>
            <w:color w:val="000000"/>
            <w:sz w:val="21"/>
            <w:szCs w:val="21"/>
          </w:rPr>
          <w:t>(Darwin Tree of Life Project Consortium, 2022)</w:t>
        </w:r>
      </w:hyperlink>
      <w:r w:rsidRPr="00B670C0">
        <w:rPr>
          <w:sz w:val="21"/>
          <w:szCs w:val="21"/>
        </w:rPr>
        <w:t xml:space="preserve">. The Zoonomia Project, focusing on understanding the conservation landscape of the human genome through comparative genomics of mammals, published 131 genome assemblies and generated a whole-genome alignment of 240 eutherian mammals </w:t>
      </w:r>
      <w:hyperlink r:id="rId247">
        <w:r w:rsidRPr="00B670C0">
          <w:rPr>
            <w:color w:val="000000"/>
            <w:sz w:val="21"/>
            <w:szCs w:val="21"/>
          </w:rPr>
          <w:t>(Zoonomia Consortium, 2020)</w:t>
        </w:r>
      </w:hyperlink>
      <w:r w:rsidRPr="00B670C0">
        <w:rPr>
          <w:sz w:val="21"/>
          <w:szCs w:val="21"/>
        </w:rPr>
        <w:t>, which is an incredible resource for researchers.</w:t>
      </w:r>
    </w:p>
    <w:p w14:paraId="0E7CF19E" w14:textId="77777777" w:rsidR="00831481" w:rsidRPr="00B670C0" w:rsidRDefault="0035605E" w:rsidP="00B670C0">
      <w:pPr>
        <w:spacing w:line="240" w:lineRule="auto"/>
        <w:rPr>
          <w:sz w:val="21"/>
          <w:szCs w:val="21"/>
        </w:rPr>
      </w:pPr>
      <w:r w:rsidRPr="00B670C0">
        <w:rPr>
          <w:sz w:val="21"/>
          <w:szCs w:val="21"/>
        </w:rPr>
        <w:t xml:space="preserve"> </w:t>
      </w:r>
    </w:p>
    <w:p w14:paraId="7B385EBD" w14:textId="44C72333" w:rsidR="00195B8E" w:rsidRPr="00A93A35" w:rsidRDefault="0035605E" w:rsidP="00B670C0">
      <w:pPr>
        <w:spacing w:line="240" w:lineRule="auto"/>
        <w:rPr>
          <w:sz w:val="21"/>
          <w:szCs w:val="21"/>
        </w:rPr>
      </w:pPr>
      <w:r w:rsidRPr="00B670C0">
        <w:rPr>
          <w:sz w:val="21"/>
          <w:szCs w:val="21"/>
        </w:rPr>
        <w:lastRenderedPageBreak/>
        <w:t xml:space="preserve">The quality of reference genomes has advanced as new and improved genome assemblies are published </w:t>
      </w:r>
      <w:hyperlink r:id="rId248">
        <w:r w:rsidRPr="00B670C0">
          <w:rPr>
            <w:color w:val="000000"/>
            <w:sz w:val="21"/>
            <w:szCs w:val="21"/>
          </w:rPr>
          <w:t>(Shumate and Salzberg, 2021)</w:t>
        </w:r>
      </w:hyperlink>
      <w:r w:rsidRPr="00B670C0">
        <w:rPr>
          <w:sz w:val="21"/>
          <w:szCs w:val="21"/>
        </w:rPr>
        <w:t xml:space="preserve">. In the mid 2000s, short-read next-generation sequencing was the cutting edge technology used for most genome sequencing </w:t>
      </w:r>
      <w:hyperlink r:id="rId249">
        <w:r w:rsidRPr="00B670C0">
          <w:rPr>
            <w:color w:val="000000"/>
            <w:sz w:val="21"/>
            <w:szCs w:val="21"/>
          </w:rPr>
          <w:t xml:space="preserve">(Simon </w:t>
        </w:r>
      </w:hyperlink>
      <w:hyperlink r:id="rId250">
        <w:r w:rsidRPr="00B670C0">
          <w:rPr>
            <w:i/>
            <w:color w:val="000000"/>
            <w:sz w:val="21"/>
            <w:szCs w:val="21"/>
          </w:rPr>
          <w:t>et al.</w:t>
        </w:r>
      </w:hyperlink>
      <w:hyperlink r:id="rId251">
        <w:r w:rsidRPr="00B670C0">
          <w:rPr>
            <w:color w:val="000000"/>
            <w:sz w:val="21"/>
            <w:szCs w:val="21"/>
          </w:rPr>
          <w:t>, 2009)</w:t>
        </w:r>
      </w:hyperlink>
      <w:r w:rsidRPr="00B670C0">
        <w:rPr>
          <w:sz w:val="21"/>
          <w:szCs w:val="21"/>
        </w:rPr>
        <w:t xml:space="preserve">. Long-read sequencing technologies, such as PacBio </w:t>
      </w:r>
      <w:hyperlink r:id="rId252">
        <w:r w:rsidRPr="00B670C0">
          <w:rPr>
            <w:color w:val="000000"/>
            <w:sz w:val="21"/>
            <w:szCs w:val="21"/>
          </w:rPr>
          <w:t>(Rhoads and Au, 2015)</w:t>
        </w:r>
      </w:hyperlink>
      <w:r w:rsidRPr="00B670C0">
        <w:rPr>
          <w:sz w:val="21"/>
          <w:szCs w:val="21"/>
        </w:rPr>
        <w:t xml:space="preserve"> and Oxford Nanopore </w:t>
      </w:r>
      <w:hyperlink r:id="rId253">
        <w:r w:rsidRPr="00B670C0">
          <w:rPr>
            <w:color w:val="000000"/>
            <w:sz w:val="21"/>
            <w:szCs w:val="21"/>
          </w:rPr>
          <w:t xml:space="preserve">(Jain </w:t>
        </w:r>
      </w:hyperlink>
      <w:hyperlink r:id="rId254">
        <w:r w:rsidRPr="00B670C0">
          <w:rPr>
            <w:i/>
            <w:color w:val="000000"/>
            <w:sz w:val="21"/>
            <w:szCs w:val="21"/>
          </w:rPr>
          <w:t>et al.</w:t>
        </w:r>
      </w:hyperlink>
      <w:hyperlink r:id="rId255">
        <w:r w:rsidRPr="00B670C0">
          <w:rPr>
            <w:color w:val="000000"/>
            <w:sz w:val="21"/>
            <w:szCs w:val="21"/>
          </w:rPr>
          <w:t>, 2016)</w:t>
        </w:r>
      </w:hyperlink>
      <w:r w:rsidRPr="00B670C0">
        <w:rPr>
          <w:sz w:val="21"/>
          <w:szCs w:val="21"/>
        </w:rPr>
        <w:t xml:space="preserve">, can generate sequence reads up to megabases in length and can provide high accuracy, resolution and throughput, meaning these technologies are now becoming the standard </w:t>
      </w:r>
      <w:hyperlink r:id="rId256">
        <w:r w:rsidRPr="00B670C0">
          <w:rPr>
            <w:color w:val="000000"/>
            <w:sz w:val="21"/>
            <w:szCs w:val="21"/>
          </w:rPr>
          <w:t xml:space="preserve">(van Dijk </w:t>
        </w:r>
      </w:hyperlink>
      <w:hyperlink r:id="rId257">
        <w:r w:rsidRPr="00B670C0">
          <w:rPr>
            <w:i/>
            <w:color w:val="000000"/>
            <w:sz w:val="21"/>
            <w:szCs w:val="21"/>
          </w:rPr>
          <w:t>et al.</w:t>
        </w:r>
      </w:hyperlink>
      <w:hyperlink r:id="rId258">
        <w:r w:rsidRPr="00B670C0">
          <w:rPr>
            <w:color w:val="000000"/>
            <w:sz w:val="21"/>
            <w:szCs w:val="21"/>
          </w:rPr>
          <w:t xml:space="preserve">, 2018; Logsdon </w:t>
        </w:r>
      </w:hyperlink>
      <w:hyperlink r:id="rId259">
        <w:r w:rsidRPr="00B670C0">
          <w:rPr>
            <w:i/>
            <w:color w:val="000000"/>
            <w:sz w:val="21"/>
            <w:szCs w:val="21"/>
          </w:rPr>
          <w:t>et al.</w:t>
        </w:r>
      </w:hyperlink>
      <w:hyperlink r:id="rId260">
        <w:r w:rsidRPr="00B670C0">
          <w:rPr>
            <w:color w:val="000000"/>
            <w:sz w:val="21"/>
            <w:szCs w:val="21"/>
          </w:rPr>
          <w:t>, 2020)</w:t>
        </w:r>
      </w:hyperlink>
      <w:r w:rsidRPr="00B670C0">
        <w:rPr>
          <w:sz w:val="21"/>
          <w:szCs w:val="21"/>
        </w:rPr>
        <w:t xml:space="preserve">. Further to this, chromosome conformation capture sequencing methods, such as Hi-C </w:t>
      </w:r>
      <w:hyperlink r:id="rId261">
        <w:r w:rsidRPr="00B670C0">
          <w:rPr>
            <w:color w:val="000000"/>
            <w:sz w:val="21"/>
            <w:szCs w:val="21"/>
          </w:rPr>
          <w:t xml:space="preserve">(Belton </w:t>
        </w:r>
      </w:hyperlink>
      <w:hyperlink r:id="rId262">
        <w:r w:rsidRPr="00B670C0">
          <w:rPr>
            <w:i/>
            <w:color w:val="000000"/>
            <w:sz w:val="21"/>
            <w:szCs w:val="21"/>
          </w:rPr>
          <w:t>et al.</w:t>
        </w:r>
      </w:hyperlink>
      <w:hyperlink r:id="rId263">
        <w:r w:rsidRPr="00B670C0">
          <w:rPr>
            <w:color w:val="000000"/>
            <w:sz w:val="21"/>
            <w:szCs w:val="21"/>
          </w:rPr>
          <w:t>, 2012)</w:t>
        </w:r>
      </w:hyperlink>
      <w:r w:rsidRPr="00B670C0">
        <w:rPr>
          <w:sz w:val="21"/>
          <w:szCs w:val="21"/>
        </w:rPr>
        <w:t xml:space="preserve">, can be used to order contigs and scaffolds, enabling chromosome-level assembly. Using a combination of such technologies, the human genome has been refined over the last two decades to result in a telomere-to-telomere assembly, setting a precedent for future work </w:t>
      </w:r>
      <w:hyperlink r:id="rId264">
        <w:r w:rsidRPr="00B670C0">
          <w:rPr>
            <w:color w:val="000000"/>
            <w:sz w:val="21"/>
            <w:szCs w:val="21"/>
          </w:rPr>
          <w:t xml:space="preserve">(Nurk </w:t>
        </w:r>
      </w:hyperlink>
      <w:hyperlink r:id="rId265">
        <w:r w:rsidRPr="00B670C0">
          <w:rPr>
            <w:i/>
            <w:color w:val="000000"/>
            <w:sz w:val="21"/>
            <w:szCs w:val="21"/>
          </w:rPr>
          <w:t>et al.</w:t>
        </w:r>
      </w:hyperlink>
      <w:hyperlink r:id="rId266">
        <w:r w:rsidRPr="00B670C0">
          <w:rPr>
            <w:color w:val="000000"/>
            <w:sz w:val="21"/>
            <w:szCs w:val="21"/>
          </w:rPr>
          <w:t>, 2022; Church, 2022)</w:t>
        </w:r>
      </w:hyperlink>
      <w:r w:rsidRPr="00B670C0">
        <w:rPr>
          <w:sz w:val="21"/>
          <w:szCs w:val="21"/>
        </w:rPr>
        <w:t>.</w:t>
      </w:r>
    </w:p>
    <w:p w14:paraId="5CB85249" w14:textId="71378D65" w:rsidR="00831481" w:rsidRPr="00B670C0" w:rsidRDefault="0035605E" w:rsidP="00B670C0">
      <w:pPr>
        <w:pStyle w:val="Heading2"/>
        <w:spacing w:line="240" w:lineRule="auto"/>
        <w:rPr>
          <w:sz w:val="21"/>
          <w:szCs w:val="28"/>
        </w:rPr>
      </w:pPr>
      <w:bookmarkStart w:id="16" w:name="_Toc101790689"/>
      <w:r w:rsidRPr="00B670C0">
        <w:rPr>
          <w:sz w:val="21"/>
          <w:szCs w:val="28"/>
        </w:rPr>
        <w:t>4.2. Genome annotation</w:t>
      </w:r>
      <w:bookmarkEnd w:id="16"/>
    </w:p>
    <w:p w14:paraId="2639A512" w14:textId="77777777" w:rsidR="00831481" w:rsidRPr="00B670C0" w:rsidRDefault="00831481" w:rsidP="00B670C0">
      <w:pPr>
        <w:spacing w:line="240" w:lineRule="auto"/>
        <w:rPr>
          <w:sz w:val="21"/>
          <w:szCs w:val="21"/>
        </w:rPr>
      </w:pPr>
    </w:p>
    <w:p w14:paraId="0C7E6242" w14:textId="77777777" w:rsidR="00831481" w:rsidRPr="00B670C0" w:rsidRDefault="0035605E" w:rsidP="00B670C0">
      <w:pPr>
        <w:spacing w:line="240" w:lineRule="auto"/>
        <w:rPr>
          <w:sz w:val="21"/>
          <w:szCs w:val="21"/>
          <w:highlight w:val="white"/>
        </w:rPr>
      </w:pPr>
      <w:r w:rsidRPr="00B670C0">
        <w:rPr>
          <w:sz w:val="21"/>
          <w:szCs w:val="21"/>
        </w:rPr>
        <w:t xml:space="preserve">To properly interpret the link between the phenotype and genotype of an organism, it is necessary to identify protein coding genes and associated functional noncoding regions. </w:t>
      </w:r>
      <w:r w:rsidRPr="00B670C0">
        <w:rPr>
          <w:sz w:val="21"/>
          <w:szCs w:val="21"/>
          <w:highlight w:val="white"/>
        </w:rPr>
        <w:t xml:space="preserve">This process is known as genome annotation. </w:t>
      </w:r>
    </w:p>
    <w:p w14:paraId="678C32B9" w14:textId="77777777" w:rsidR="00831481" w:rsidRPr="00B670C0" w:rsidRDefault="00831481" w:rsidP="00B670C0">
      <w:pPr>
        <w:spacing w:line="240" w:lineRule="auto"/>
        <w:rPr>
          <w:sz w:val="21"/>
          <w:szCs w:val="21"/>
          <w:highlight w:val="white"/>
        </w:rPr>
      </w:pPr>
    </w:p>
    <w:p w14:paraId="0882DE9E" w14:textId="4C775298" w:rsidR="00831481" w:rsidRPr="00B670C0" w:rsidRDefault="0035605E" w:rsidP="00B670C0">
      <w:pPr>
        <w:spacing w:line="240" w:lineRule="auto"/>
        <w:rPr>
          <w:sz w:val="21"/>
          <w:szCs w:val="21"/>
          <w:highlight w:val="white"/>
        </w:rPr>
      </w:pPr>
      <w:r w:rsidRPr="00B670C0">
        <w:rPr>
          <w:sz w:val="21"/>
          <w:szCs w:val="21"/>
          <w:highlight w:val="white"/>
        </w:rPr>
        <w:t xml:space="preserve">Experimental evidence is required to determine the locations of coding regions; RNA-seq expression data provides such evidence as transcripts can be sequenced and mapped to the genome to identify their location </w:t>
      </w:r>
      <w:hyperlink r:id="rId267">
        <w:r w:rsidRPr="00B670C0">
          <w:rPr>
            <w:color w:val="000000"/>
            <w:sz w:val="21"/>
            <w:szCs w:val="21"/>
            <w:highlight w:val="white"/>
          </w:rPr>
          <w:t>(Salzberg, 2019)</w:t>
        </w:r>
      </w:hyperlink>
      <w:r w:rsidRPr="00B670C0">
        <w:rPr>
          <w:sz w:val="21"/>
          <w:szCs w:val="21"/>
          <w:highlight w:val="white"/>
        </w:rPr>
        <w:t xml:space="preserve">. For a deeper understanding of the location of genes, tissue-specific expression patterns can be identified by using RNA-seq in different tissues </w:t>
      </w:r>
      <w:hyperlink r:id="rId268">
        <w:r w:rsidRPr="00B670C0">
          <w:rPr>
            <w:color w:val="000000"/>
            <w:sz w:val="21"/>
            <w:szCs w:val="21"/>
            <w:highlight w:val="white"/>
          </w:rPr>
          <w:t xml:space="preserve">(Zhu </w:t>
        </w:r>
      </w:hyperlink>
      <w:hyperlink r:id="rId269">
        <w:r w:rsidRPr="00B670C0">
          <w:rPr>
            <w:i/>
            <w:color w:val="000000"/>
            <w:sz w:val="21"/>
            <w:szCs w:val="21"/>
            <w:highlight w:val="white"/>
          </w:rPr>
          <w:t>et al.</w:t>
        </w:r>
      </w:hyperlink>
      <w:hyperlink r:id="rId270">
        <w:r w:rsidRPr="00B670C0">
          <w:rPr>
            <w:color w:val="000000"/>
            <w:sz w:val="21"/>
            <w:szCs w:val="21"/>
            <w:highlight w:val="white"/>
          </w:rPr>
          <w:t>, 2016)</w:t>
        </w:r>
      </w:hyperlink>
      <w:r w:rsidRPr="00B670C0">
        <w:rPr>
          <w:sz w:val="21"/>
          <w:szCs w:val="21"/>
          <w:highlight w:val="white"/>
        </w:rPr>
        <w:t xml:space="preserve">. Iso-seq enables the sequencing of full-length isoforms to understand splice variation and improve an annotation </w:t>
      </w:r>
      <w:hyperlink r:id="rId271">
        <w:r w:rsidRPr="00B670C0">
          <w:rPr>
            <w:color w:val="000000"/>
            <w:sz w:val="21"/>
            <w:szCs w:val="21"/>
            <w:highlight w:val="white"/>
          </w:rPr>
          <w:t xml:space="preserve">(Beiki </w:t>
        </w:r>
      </w:hyperlink>
      <w:hyperlink r:id="rId272">
        <w:r w:rsidRPr="00B670C0">
          <w:rPr>
            <w:i/>
            <w:color w:val="000000"/>
            <w:sz w:val="21"/>
            <w:szCs w:val="21"/>
            <w:highlight w:val="white"/>
          </w:rPr>
          <w:t>et al.</w:t>
        </w:r>
      </w:hyperlink>
      <w:hyperlink r:id="rId273">
        <w:r w:rsidRPr="00B670C0">
          <w:rPr>
            <w:color w:val="000000"/>
            <w:sz w:val="21"/>
            <w:szCs w:val="21"/>
            <w:highlight w:val="white"/>
          </w:rPr>
          <w:t>, 2019)</w:t>
        </w:r>
      </w:hyperlink>
      <w:r w:rsidRPr="00B670C0">
        <w:rPr>
          <w:sz w:val="21"/>
          <w:szCs w:val="21"/>
          <w:highlight w:val="white"/>
        </w:rPr>
        <w:t xml:space="preserve">. Another approach uses sequence features such as start codons, stop </w:t>
      </w:r>
      <w:r w:rsidR="00F71AC9" w:rsidRPr="00B670C0">
        <w:rPr>
          <w:sz w:val="21"/>
          <w:szCs w:val="21"/>
          <w:highlight w:val="white"/>
        </w:rPr>
        <w:t>codons,</w:t>
      </w:r>
      <w:r w:rsidRPr="00B670C0">
        <w:rPr>
          <w:sz w:val="21"/>
          <w:szCs w:val="21"/>
          <w:highlight w:val="white"/>
        </w:rPr>
        <w:t xml:space="preserve"> and splice sites to identify coding sequences </w:t>
      </w:r>
      <w:hyperlink r:id="rId274">
        <w:r w:rsidRPr="00B670C0">
          <w:rPr>
            <w:color w:val="000000"/>
            <w:sz w:val="21"/>
            <w:szCs w:val="21"/>
            <w:highlight w:val="white"/>
          </w:rPr>
          <w:t>(Stein, 2001)</w:t>
        </w:r>
      </w:hyperlink>
      <w:r w:rsidRPr="00B670C0">
        <w:rPr>
          <w:sz w:val="21"/>
          <w:szCs w:val="21"/>
          <w:highlight w:val="white"/>
        </w:rPr>
        <w:t xml:space="preserve">. These methods create a comprehensive set of data that can be used to generate an annotation. </w:t>
      </w:r>
    </w:p>
    <w:p w14:paraId="1FA30D18" w14:textId="77777777" w:rsidR="00831481" w:rsidRPr="00B670C0" w:rsidRDefault="00831481" w:rsidP="00B670C0">
      <w:pPr>
        <w:spacing w:line="240" w:lineRule="auto"/>
        <w:rPr>
          <w:sz w:val="21"/>
          <w:szCs w:val="21"/>
        </w:rPr>
      </w:pPr>
    </w:p>
    <w:p w14:paraId="4D3A2650" w14:textId="3B89B4AA" w:rsidR="00831481" w:rsidRPr="00B670C0" w:rsidRDefault="0035605E" w:rsidP="00B670C0">
      <w:pPr>
        <w:spacing w:line="240" w:lineRule="auto"/>
        <w:rPr>
          <w:sz w:val="21"/>
          <w:szCs w:val="21"/>
          <w:highlight w:val="white"/>
        </w:rPr>
      </w:pPr>
      <w:r w:rsidRPr="00B670C0">
        <w:rPr>
          <w:sz w:val="21"/>
          <w:szCs w:val="21"/>
        </w:rPr>
        <w:t xml:space="preserve">The process of genome annotation presents a computational challenge </w:t>
      </w:r>
      <w:hyperlink r:id="rId275">
        <w:r w:rsidRPr="00B670C0">
          <w:rPr>
            <w:color w:val="000000"/>
            <w:sz w:val="21"/>
            <w:szCs w:val="21"/>
          </w:rPr>
          <w:t>(Salzberg, 2019)</w:t>
        </w:r>
      </w:hyperlink>
      <w:r w:rsidRPr="00B670C0">
        <w:rPr>
          <w:sz w:val="21"/>
          <w:szCs w:val="21"/>
        </w:rPr>
        <w:t xml:space="preserve">. Initial genome annotation tools, such as Genscan </w:t>
      </w:r>
      <w:hyperlink r:id="rId276">
        <w:r w:rsidRPr="00B670C0">
          <w:rPr>
            <w:color w:val="000000"/>
            <w:sz w:val="21"/>
            <w:szCs w:val="21"/>
          </w:rPr>
          <w:t>(Burge and Karlin, 1997)</w:t>
        </w:r>
      </w:hyperlink>
      <w:r w:rsidRPr="00B670C0">
        <w:rPr>
          <w:sz w:val="21"/>
          <w:szCs w:val="21"/>
        </w:rPr>
        <w:t>, used pattern recognition approaches to identify protein-coding regions. However, these patterns may occur by chance so there was a likel</w:t>
      </w:r>
      <w:r w:rsidRPr="00B670C0">
        <w:rPr>
          <w:sz w:val="21"/>
          <w:szCs w:val="21"/>
          <w:highlight w:val="white"/>
        </w:rPr>
        <w:t xml:space="preserve">ihood of false-positive results, meaning other approaches were required </w:t>
      </w:r>
      <w:hyperlink r:id="rId277">
        <w:r w:rsidRPr="00B670C0">
          <w:rPr>
            <w:color w:val="000000"/>
            <w:sz w:val="21"/>
            <w:szCs w:val="21"/>
            <w:highlight w:val="white"/>
          </w:rPr>
          <w:t xml:space="preserve">(Miller </w:t>
        </w:r>
      </w:hyperlink>
      <w:hyperlink r:id="rId278">
        <w:r w:rsidRPr="00B670C0">
          <w:rPr>
            <w:i/>
            <w:color w:val="000000"/>
            <w:sz w:val="21"/>
            <w:szCs w:val="21"/>
            <w:highlight w:val="white"/>
          </w:rPr>
          <w:t>et al.</w:t>
        </w:r>
      </w:hyperlink>
      <w:hyperlink r:id="rId279">
        <w:r w:rsidRPr="00B670C0">
          <w:rPr>
            <w:color w:val="000000"/>
            <w:sz w:val="21"/>
            <w:szCs w:val="21"/>
            <w:highlight w:val="white"/>
          </w:rPr>
          <w:t>, 2004)</w:t>
        </w:r>
      </w:hyperlink>
      <w:r w:rsidRPr="00B670C0">
        <w:rPr>
          <w:sz w:val="21"/>
          <w:szCs w:val="21"/>
          <w:highlight w:val="white"/>
        </w:rPr>
        <w:t xml:space="preserve">. </w:t>
      </w:r>
      <w:del w:id="17" w:author="Wilfried Haerty (EI)" w:date="2022-05-02T18:02:00Z">
        <w:r w:rsidRPr="00B670C0" w:rsidDel="00C8683C">
          <w:rPr>
            <w:sz w:val="21"/>
            <w:szCs w:val="21"/>
            <w:highlight w:val="white"/>
          </w:rPr>
          <w:delText>More recent</w:delText>
        </w:r>
      </w:del>
      <w:ins w:id="18" w:author="Wilfried Haerty (EI)" w:date="2022-05-02T18:02:00Z">
        <w:r w:rsidR="00C8683C">
          <w:rPr>
            <w:sz w:val="21"/>
            <w:szCs w:val="21"/>
            <w:highlight w:val="white"/>
          </w:rPr>
          <w:t>Other</w:t>
        </w:r>
      </w:ins>
      <w:r w:rsidRPr="00B670C0">
        <w:rPr>
          <w:sz w:val="21"/>
          <w:szCs w:val="21"/>
          <w:highlight w:val="white"/>
        </w:rPr>
        <w:t xml:space="preserve"> tools such as MAKER </w:t>
      </w:r>
      <w:hyperlink r:id="rId280">
        <w:r w:rsidRPr="00B670C0">
          <w:rPr>
            <w:color w:val="000000"/>
            <w:sz w:val="21"/>
            <w:szCs w:val="21"/>
            <w:highlight w:val="white"/>
          </w:rPr>
          <w:t xml:space="preserve">(Cantarel </w:t>
        </w:r>
      </w:hyperlink>
      <w:hyperlink r:id="rId281">
        <w:r w:rsidRPr="00B670C0">
          <w:rPr>
            <w:i/>
            <w:color w:val="000000"/>
            <w:sz w:val="21"/>
            <w:szCs w:val="21"/>
            <w:highlight w:val="white"/>
          </w:rPr>
          <w:t>et al.</w:t>
        </w:r>
      </w:hyperlink>
      <w:hyperlink r:id="rId282">
        <w:r w:rsidRPr="00B670C0">
          <w:rPr>
            <w:color w:val="000000"/>
            <w:sz w:val="21"/>
            <w:szCs w:val="21"/>
            <w:highlight w:val="white"/>
          </w:rPr>
          <w:t>, 2008)</w:t>
        </w:r>
      </w:hyperlink>
      <w:r w:rsidRPr="00B670C0">
        <w:rPr>
          <w:sz w:val="21"/>
          <w:szCs w:val="21"/>
          <w:highlight w:val="white"/>
        </w:rPr>
        <w:t xml:space="preserve">, BRAKER </w:t>
      </w:r>
      <w:hyperlink r:id="rId283">
        <w:r w:rsidRPr="00B670C0">
          <w:rPr>
            <w:color w:val="000000"/>
            <w:sz w:val="21"/>
            <w:szCs w:val="21"/>
            <w:highlight w:val="white"/>
          </w:rPr>
          <w:t xml:space="preserve">(Hoff </w:t>
        </w:r>
      </w:hyperlink>
      <w:hyperlink r:id="rId284">
        <w:r w:rsidRPr="00B670C0">
          <w:rPr>
            <w:i/>
            <w:color w:val="000000"/>
            <w:sz w:val="21"/>
            <w:szCs w:val="21"/>
            <w:highlight w:val="white"/>
          </w:rPr>
          <w:t>et al.</w:t>
        </w:r>
      </w:hyperlink>
      <w:hyperlink r:id="rId285">
        <w:r w:rsidRPr="00B670C0">
          <w:rPr>
            <w:color w:val="000000"/>
            <w:sz w:val="21"/>
            <w:szCs w:val="21"/>
            <w:highlight w:val="white"/>
          </w:rPr>
          <w:t>, 2016)</w:t>
        </w:r>
      </w:hyperlink>
      <w:r w:rsidRPr="00B670C0">
        <w:rPr>
          <w:sz w:val="21"/>
          <w:szCs w:val="21"/>
          <w:highlight w:val="white"/>
        </w:rPr>
        <w:t xml:space="preserve">, Funannotate </w:t>
      </w:r>
      <w:hyperlink r:id="rId286">
        <w:r w:rsidRPr="00B670C0">
          <w:rPr>
            <w:color w:val="000000"/>
            <w:sz w:val="21"/>
            <w:szCs w:val="21"/>
            <w:highlight w:val="white"/>
          </w:rPr>
          <w:t>(Palmer, 2016)</w:t>
        </w:r>
      </w:hyperlink>
      <w:r w:rsidRPr="00B670C0">
        <w:rPr>
          <w:sz w:val="21"/>
          <w:szCs w:val="21"/>
          <w:highlight w:val="white"/>
        </w:rPr>
        <w:t xml:space="preserve"> and Augustus </w:t>
      </w:r>
      <w:hyperlink r:id="rId287">
        <w:r w:rsidRPr="00B670C0">
          <w:rPr>
            <w:color w:val="000000"/>
            <w:sz w:val="21"/>
            <w:szCs w:val="21"/>
            <w:highlight w:val="white"/>
          </w:rPr>
          <w:t>(Hoff and Stanke, 2019)</w:t>
        </w:r>
      </w:hyperlink>
      <w:r w:rsidRPr="00B670C0">
        <w:rPr>
          <w:sz w:val="21"/>
          <w:szCs w:val="21"/>
          <w:highlight w:val="white"/>
        </w:rPr>
        <w:t xml:space="preserve"> use iterative unsupervised training and RNA-seq information to generate more accurate annotations </w:t>
      </w:r>
      <w:hyperlink r:id="rId288">
        <w:r w:rsidRPr="00B670C0">
          <w:rPr>
            <w:color w:val="000000"/>
            <w:sz w:val="21"/>
            <w:szCs w:val="21"/>
            <w:highlight w:val="white"/>
          </w:rPr>
          <w:t xml:space="preserve">(Cantarel </w:t>
        </w:r>
      </w:hyperlink>
      <w:hyperlink r:id="rId289">
        <w:r w:rsidRPr="00B670C0">
          <w:rPr>
            <w:i/>
            <w:color w:val="000000"/>
            <w:sz w:val="21"/>
            <w:szCs w:val="21"/>
            <w:highlight w:val="white"/>
          </w:rPr>
          <w:t>et al.</w:t>
        </w:r>
      </w:hyperlink>
      <w:hyperlink r:id="rId290">
        <w:r w:rsidRPr="00B670C0">
          <w:rPr>
            <w:color w:val="000000"/>
            <w:sz w:val="21"/>
            <w:szCs w:val="21"/>
            <w:highlight w:val="white"/>
          </w:rPr>
          <w:t xml:space="preserve">, 2008; Hoff </w:t>
        </w:r>
      </w:hyperlink>
      <w:hyperlink r:id="rId291">
        <w:r w:rsidRPr="00B670C0">
          <w:rPr>
            <w:i/>
            <w:color w:val="000000"/>
            <w:sz w:val="21"/>
            <w:szCs w:val="21"/>
            <w:highlight w:val="white"/>
          </w:rPr>
          <w:t>et al.</w:t>
        </w:r>
      </w:hyperlink>
      <w:hyperlink r:id="rId292">
        <w:r w:rsidRPr="00B670C0">
          <w:rPr>
            <w:color w:val="000000"/>
            <w:sz w:val="21"/>
            <w:szCs w:val="21"/>
            <w:highlight w:val="white"/>
          </w:rPr>
          <w:t>, 2016; Hoff and Stanke, 2019)</w:t>
        </w:r>
      </w:hyperlink>
      <w:r w:rsidRPr="00B670C0">
        <w:rPr>
          <w:sz w:val="21"/>
          <w:szCs w:val="21"/>
          <w:highlight w:val="white"/>
        </w:rPr>
        <w:t xml:space="preserve">. Automated annotation pipelines also exist; RefSeq and Ensembl both use an automated pipeline to annotate genomes as they are uploaded to the databases </w:t>
      </w:r>
      <w:hyperlink r:id="rId293">
        <w:r w:rsidRPr="00B670C0">
          <w:rPr>
            <w:color w:val="000000"/>
            <w:sz w:val="21"/>
            <w:szCs w:val="21"/>
            <w:highlight w:val="white"/>
          </w:rPr>
          <w:t xml:space="preserve">(Aken </w:t>
        </w:r>
      </w:hyperlink>
      <w:hyperlink r:id="rId294">
        <w:r w:rsidRPr="00B670C0">
          <w:rPr>
            <w:i/>
            <w:color w:val="000000"/>
            <w:sz w:val="21"/>
            <w:szCs w:val="21"/>
            <w:highlight w:val="white"/>
          </w:rPr>
          <w:t>et al.</w:t>
        </w:r>
      </w:hyperlink>
      <w:hyperlink r:id="rId295">
        <w:r w:rsidRPr="00B670C0">
          <w:rPr>
            <w:color w:val="000000"/>
            <w:sz w:val="21"/>
            <w:szCs w:val="21"/>
            <w:highlight w:val="white"/>
          </w:rPr>
          <w:t xml:space="preserve">, 2016; Li </w:t>
        </w:r>
      </w:hyperlink>
      <w:hyperlink r:id="rId296">
        <w:r w:rsidRPr="00B670C0">
          <w:rPr>
            <w:i/>
            <w:color w:val="000000"/>
            <w:sz w:val="21"/>
            <w:szCs w:val="21"/>
            <w:highlight w:val="white"/>
          </w:rPr>
          <w:t>et al.</w:t>
        </w:r>
      </w:hyperlink>
      <w:hyperlink r:id="rId297">
        <w:r w:rsidRPr="00B670C0">
          <w:rPr>
            <w:color w:val="000000"/>
            <w:sz w:val="21"/>
            <w:szCs w:val="21"/>
            <w:highlight w:val="white"/>
          </w:rPr>
          <w:t>, 2021)</w:t>
        </w:r>
      </w:hyperlink>
      <w:r w:rsidRPr="00B670C0">
        <w:rPr>
          <w:sz w:val="21"/>
          <w:szCs w:val="21"/>
          <w:highlight w:val="white"/>
        </w:rPr>
        <w:t xml:space="preserve">. </w:t>
      </w:r>
    </w:p>
    <w:p w14:paraId="4ADCA7AC" w14:textId="77777777" w:rsidR="00831481" w:rsidRPr="00B670C0" w:rsidRDefault="00831481" w:rsidP="00B670C0">
      <w:pPr>
        <w:spacing w:line="240" w:lineRule="auto"/>
        <w:rPr>
          <w:sz w:val="21"/>
          <w:szCs w:val="21"/>
          <w:shd w:val="clear" w:color="auto" w:fill="F1C232"/>
        </w:rPr>
      </w:pPr>
    </w:p>
    <w:p w14:paraId="0E195ECF" w14:textId="77777777" w:rsidR="00831481" w:rsidRPr="00B670C0" w:rsidRDefault="0035605E" w:rsidP="00B670C0">
      <w:pPr>
        <w:spacing w:line="240" w:lineRule="auto"/>
        <w:rPr>
          <w:sz w:val="21"/>
          <w:szCs w:val="21"/>
          <w:highlight w:val="white"/>
        </w:rPr>
      </w:pPr>
      <w:r w:rsidRPr="00B670C0">
        <w:rPr>
          <w:sz w:val="21"/>
          <w:szCs w:val="21"/>
        </w:rPr>
        <w:t xml:space="preserve">Genome annotations are most accurate when experimental data is used to inform predictions </w:t>
      </w:r>
      <w:hyperlink r:id="rId298">
        <w:r w:rsidRPr="00B670C0">
          <w:rPr>
            <w:color w:val="000000"/>
            <w:sz w:val="21"/>
            <w:szCs w:val="21"/>
          </w:rPr>
          <w:t xml:space="preserve">(Miller </w:t>
        </w:r>
      </w:hyperlink>
      <w:hyperlink r:id="rId299">
        <w:r w:rsidRPr="00B670C0">
          <w:rPr>
            <w:i/>
            <w:color w:val="000000"/>
            <w:sz w:val="21"/>
            <w:szCs w:val="21"/>
          </w:rPr>
          <w:t>et al.</w:t>
        </w:r>
      </w:hyperlink>
      <w:hyperlink r:id="rId300">
        <w:r w:rsidRPr="00B670C0">
          <w:rPr>
            <w:color w:val="000000"/>
            <w:sz w:val="21"/>
            <w:szCs w:val="21"/>
          </w:rPr>
          <w:t>, 2004)</w:t>
        </w:r>
      </w:hyperlink>
      <w:r w:rsidRPr="00B670C0">
        <w:rPr>
          <w:sz w:val="21"/>
          <w:szCs w:val="21"/>
        </w:rPr>
        <w:t xml:space="preserve">. However, tissue-specific RNA-seq is not possible for all species, particularly rare wild species, as exhaustive sampling from multiple tissues and individuals is required. </w:t>
      </w:r>
      <w:r w:rsidRPr="00B670C0">
        <w:rPr>
          <w:sz w:val="21"/>
          <w:szCs w:val="21"/>
          <w:highlight w:val="white"/>
        </w:rPr>
        <w:t xml:space="preserve">To generate annotations for species with a reference genome but no RNA-seq data, a “lift-over” approach can be used. Using homology and synteny information, orthologous genes are identified and annotations are lifted from a closely related species to provide gene information to the newly assembled genome </w:t>
      </w:r>
      <w:hyperlink r:id="rId301">
        <w:r w:rsidRPr="00B670C0">
          <w:rPr>
            <w:color w:val="000000"/>
            <w:sz w:val="21"/>
            <w:szCs w:val="21"/>
            <w:highlight w:val="white"/>
          </w:rPr>
          <w:t>(Shumate and Salzberg, 2021)</w:t>
        </w:r>
      </w:hyperlink>
      <w:r w:rsidRPr="00B670C0">
        <w:rPr>
          <w:sz w:val="21"/>
          <w:szCs w:val="21"/>
          <w:highlight w:val="white"/>
        </w:rPr>
        <w:t xml:space="preserve">, such as in tools like UCSC liftOver </w:t>
      </w:r>
      <w:hyperlink r:id="rId302">
        <w:r w:rsidRPr="00B670C0">
          <w:rPr>
            <w:color w:val="000000"/>
            <w:sz w:val="21"/>
            <w:szCs w:val="21"/>
            <w:highlight w:val="white"/>
          </w:rPr>
          <w:t xml:space="preserve">(Kuhn </w:t>
        </w:r>
      </w:hyperlink>
      <w:hyperlink r:id="rId303">
        <w:r w:rsidRPr="00B670C0">
          <w:rPr>
            <w:i/>
            <w:color w:val="000000"/>
            <w:sz w:val="21"/>
            <w:szCs w:val="21"/>
            <w:highlight w:val="white"/>
          </w:rPr>
          <w:t>et al.</w:t>
        </w:r>
      </w:hyperlink>
      <w:hyperlink r:id="rId304">
        <w:r w:rsidRPr="00B670C0">
          <w:rPr>
            <w:color w:val="000000"/>
            <w:sz w:val="21"/>
            <w:szCs w:val="21"/>
            <w:highlight w:val="white"/>
          </w:rPr>
          <w:t>, 2013)</w:t>
        </w:r>
      </w:hyperlink>
      <w:r w:rsidRPr="00B670C0">
        <w:rPr>
          <w:sz w:val="21"/>
          <w:szCs w:val="21"/>
          <w:highlight w:val="white"/>
        </w:rPr>
        <w:t xml:space="preserve"> and halLiftover </w:t>
      </w:r>
      <w:hyperlink r:id="rId305">
        <w:r w:rsidRPr="00B670C0">
          <w:rPr>
            <w:color w:val="000000"/>
            <w:sz w:val="21"/>
            <w:szCs w:val="21"/>
            <w:highlight w:val="white"/>
          </w:rPr>
          <w:t xml:space="preserve">(Hickey </w:t>
        </w:r>
      </w:hyperlink>
      <w:hyperlink r:id="rId306">
        <w:r w:rsidRPr="00B670C0">
          <w:rPr>
            <w:i/>
            <w:color w:val="000000"/>
            <w:sz w:val="21"/>
            <w:szCs w:val="21"/>
            <w:highlight w:val="white"/>
          </w:rPr>
          <w:t>et al.</w:t>
        </w:r>
      </w:hyperlink>
      <w:hyperlink r:id="rId307">
        <w:r w:rsidRPr="00B670C0">
          <w:rPr>
            <w:color w:val="000000"/>
            <w:sz w:val="21"/>
            <w:szCs w:val="21"/>
            <w:highlight w:val="white"/>
          </w:rPr>
          <w:t>, 2013)</w:t>
        </w:r>
      </w:hyperlink>
      <w:r w:rsidRPr="00B670C0">
        <w:rPr>
          <w:sz w:val="21"/>
          <w:szCs w:val="21"/>
          <w:highlight w:val="white"/>
        </w:rPr>
        <w:t xml:space="preserve">. A more recent tool, LiftOff </w:t>
      </w:r>
      <w:hyperlink r:id="rId308">
        <w:r w:rsidRPr="00B670C0">
          <w:rPr>
            <w:color w:val="000000"/>
            <w:sz w:val="21"/>
            <w:szCs w:val="21"/>
            <w:highlight w:val="white"/>
          </w:rPr>
          <w:t>(Shumate and Salzberg, 2021)</w:t>
        </w:r>
      </w:hyperlink>
      <w:r w:rsidRPr="00B670C0">
        <w:rPr>
          <w:rFonts w:eastAsia="Times New Roman"/>
          <w:highlight w:val="white"/>
        </w:rPr>
        <w:t>,</w:t>
      </w:r>
      <w:r w:rsidRPr="00B670C0">
        <w:rPr>
          <w:sz w:val="21"/>
          <w:szCs w:val="21"/>
          <w:highlight w:val="white"/>
        </w:rPr>
        <w:t xml:space="preserve"> aligns gene sequences from the target genome to the reference genome of a closely related species to map genes with high accuracy. These methods avoid the necessity to generate a new annotation from scratch (and the associated requirement for experimental data) and enable annotations to be produced for species with limited genomic resources, which is particularly of interest when studying endangered or rare species. </w:t>
      </w:r>
    </w:p>
    <w:p w14:paraId="7E56DF32" w14:textId="77777777" w:rsidR="00831481" w:rsidRPr="00B670C0" w:rsidRDefault="00831481" w:rsidP="00B670C0">
      <w:pPr>
        <w:spacing w:line="240" w:lineRule="auto"/>
        <w:rPr>
          <w:sz w:val="21"/>
          <w:szCs w:val="21"/>
          <w:highlight w:val="white"/>
        </w:rPr>
      </w:pPr>
    </w:p>
    <w:p w14:paraId="326F0104" w14:textId="5BFC8870" w:rsidR="00831481" w:rsidRPr="00B670C0" w:rsidRDefault="0035605E" w:rsidP="00B670C0">
      <w:pPr>
        <w:spacing w:line="240" w:lineRule="auto"/>
        <w:rPr>
          <w:sz w:val="21"/>
          <w:szCs w:val="21"/>
        </w:rPr>
      </w:pPr>
      <w:r w:rsidRPr="00B670C0">
        <w:rPr>
          <w:sz w:val="21"/>
          <w:szCs w:val="21"/>
        </w:rPr>
        <w:lastRenderedPageBreak/>
        <w:t>One major issue with this method is that only the genes in the target species with homologs in the reference species will be annotated; genes present in the target species but not reference species will not be annotated. Additionally, due to the fragmentation of some genome assemblies, genes may be split across different contigs, appearing to be absent. Therefore, genome annotations, particularly those lifted from one species to another, cannot be completely accurate.</w:t>
      </w:r>
    </w:p>
    <w:p w14:paraId="6786CE44" w14:textId="77777777" w:rsidR="00831481" w:rsidRPr="00B670C0" w:rsidRDefault="0035605E" w:rsidP="00B670C0">
      <w:pPr>
        <w:pStyle w:val="Heading2"/>
        <w:spacing w:line="240" w:lineRule="auto"/>
        <w:rPr>
          <w:sz w:val="21"/>
          <w:szCs w:val="28"/>
        </w:rPr>
      </w:pPr>
      <w:bookmarkStart w:id="19" w:name="_Toc101790690"/>
      <w:r w:rsidRPr="00B670C0">
        <w:rPr>
          <w:sz w:val="21"/>
          <w:szCs w:val="28"/>
        </w:rPr>
        <w:t>4.3. Comparative genomics</w:t>
      </w:r>
      <w:bookmarkEnd w:id="19"/>
      <w:r w:rsidRPr="00B670C0">
        <w:rPr>
          <w:sz w:val="21"/>
          <w:szCs w:val="28"/>
        </w:rPr>
        <w:t xml:space="preserve"> </w:t>
      </w:r>
    </w:p>
    <w:p w14:paraId="39A40269" w14:textId="77777777" w:rsidR="00831481" w:rsidRPr="00B670C0" w:rsidRDefault="00831481" w:rsidP="00B670C0">
      <w:pPr>
        <w:spacing w:line="240" w:lineRule="auto"/>
        <w:rPr>
          <w:b/>
          <w:sz w:val="21"/>
          <w:szCs w:val="21"/>
        </w:rPr>
      </w:pPr>
    </w:p>
    <w:p w14:paraId="63FD4BB6" w14:textId="77777777" w:rsidR="00831481" w:rsidRPr="00B670C0" w:rsidRDefault="0035605E" w:rsidP="00B670C0">
      <w:pPr>
        <w:spacing w:line="240" w:lineRule="auto"/>
        <w:rPr>
          <w:sz w:val="21"/>
          <w:szCs w:val="21"/>
        </w:rPr>
      </w:pPr>
      <w:r w:rsidRPr="00B670C0">
        <w:rPr>
          <w:sz w:val="21"/>
          <w:szCs w:val="21"/>
        </w:rPr>
        <w:t xml:space="preserve">The generation of genome assemblies has enabled the comparison of genomes from different species to understand evolution, phylogeny and gene function </w:t>
      </w:r>
      <w:hyperlink r:id="rId309">
        <w:r w:rsidRPr="00B670C0">
          <w:rPr>
            <w:color w:val="000000"/>
            <w:sz w:val="21"/>
            <w:szCs w:val="21"/>
          </w:rPr>
          <w:t xml:space="preserve">(Miller </w:t>
        </w:r>
      </w:hyperlink>
      <w:hyperlink r:id="rId310">
        <w:r w:rsidRPr="00B670C0">
          <w:rPr>
            <w:i/>
            <w:color w:val="000000"/>
            <w:sz w:val="21"/>
            <w:szCs w:val="21"/>
          </w:rPr>
          <w:t>et al.</w:t>
        </w:r>
      </w:hyperlink>
      <w:hyperlink r:id="rId311">
        <w:r w:rsidRPr="00B670C0">
          <w:rPr>
            <w:color w:val="000000"/>
            <w:sz w:val="21"/>
            <w:szCs w:val="21"/>
          </w:rPr>
          <w:t>, 2004)</w:t>
        </w:r>
      </w:hyperlink>
      <w:r w:rsidRPr="00B670C0">
        <w:rPr>
          <w:sz w:val="21"/>
          <w:szCs w:val="21"/>
        </w:rPr>
        <w:t>. The first comparative study of multiple genomes investigated 12 Drosophila species, identifying</w:t>
      </w:r>
      <w:r w:rsidRPr="00B670C0">
        <w:rPr>
          <w:sz w:val="21"/>
          <w:szCs w:val="21"/>
          <w:highlight w:val="white"/>
        </w:rPr>
        <w:t xml:space="preserve"> signatures of positive selection </w:t>
      </w:r>
      <w:r w:rsidRPr="00B670C0">
        <w:rPr>
          <w:sz w:val="21"/>
          <w:szCs w:val="21"/>
        </w:rPr>
        <w:t xml:space="preserve">in genes and regulatory regions </w:t>
      </w:r>
      <w:hyperlink r:id="rId312">
        <w:r w:rsidRPr="00B670C0">
          <w:rPr>
            <w:color w:val="000000"/>
            <w:sz w:val="21"/>
            <w:szCs w:val="21"/>
          </w:rPr>
          <w:t xml:space="preserve">(Drosophila 12 Genomes Consortium </w:t>
        </w:r>
      </w:hyperlink>
      <w:hyperlink r:id="rId313">
        <w:r w:rsidRPr="00B670C0">
          <w:rPr>
            <w:i/>
            <w:color w:val="000000"/>
            <w:sz w:val="21"/>
            <w:szCs w:val="21"/>
          </w:rPr>
          <w:t>et al.</w:t>
        </w:r>
      </w:hyperlink>
      <w:hyperlink r:id="rId314">
        <w:r w:rsidRPr="00B670C0">
          <w:rPr>
            <w:color w:val="000000"/>
            <w:sz w:val="21"/>
            <w:szCs w:val="21"/>
          </w:rPr>
          <w:t>, 2007)</w:t>
        </w:r>
      </w:hyperlink>
      <w:r w:rsidRPr="00B670C0">
        <w:rPr>
          <w:sz w:val="21"/>
          <w:szCs w:val="21"/>
        </w:rPr>
        <w:t xml:space="preserve">. </w:t>
      </w:r>
    </w:p>
    <w:p w14:paraId="074E6F98" w14:textId="77777777" w:rsidR="00831481" w:rsidRPr="00B670C0" w:rsidRDefault="00831481" w:rsidP="00B670C0">
      <w:pPr>
        <w:spacing w:line="240" w:lineRule="auto"/>
        <w:rPr>
          <w:sz w:val="21"/>
          <w:szCs w:val="21"/>
        </w:rPr>
      </w:pPr>
    </w:p>
    <w:p w14:paraId="671BD1F7" w14:textId="77777777" w:rsidR="00831481" w:rsidRPr="00B670C0" w:rsidRDefault="0035605E" w:rsidP="00B670C0">
      <w:pPr>
        <w:spacing w:line="240" w:lineRule="auto"/>
        <w:rPr>
          <w:sz w:val="21"/>
          <w:szCs w:val="21"/>
        </w:rPr>
      </w:pPr>
      <w:r w:rsidRPr="00B670C0">
        <w:rPr>
          <w:sz w:val="21"/>
          <w:szCs w:val="21"/>
        </w:rPr>
        <w:t xml:space="preserve">Such comparisons rely on whole genome alignments, enabling the identification of </w:t>
      </w:r>
    </w:p>
    <w:p w14:paraId="3152CFF7" w14:textId="77777777" w:rsidR="00831481" w:rsidRPr="00B670C0" w:rsidRDefault="0035605E" w:rsidP="00B670C0">
      <w:pPr>
        <w:spacing w:line="240" w:lineRule="auto"/>
        <w:rPr>
          <w:sz w:val="21"/>
          <w:szCs w:val="21"/>
          <w:highlight w:val="white"/>
        </w:rPr>
      </w:pPr>
      <w:r w:rsidRPr="00B670C0">
        <w:rPr>
          <w:sz w:val="21"/>
          <w:szCs w:val="21"/>
        </w:rPr>
        <w:t xml:space="preserve">conserved or non-conserved regions across species. Tools such as LastZ </w:t>
      </w:r>
      <w:hyperlink r:id="rId315">
        <w:r w:rsidRPr="00B670C0">
          <w:rPr>
            <w:color w:val="000000"/>
            <w:sz w:val="21"/>
            <w:szCs w:val="21"/>
          </w:rPr>
          <w:t>(Harris, 2007)</w:t>
        </w:r>
      </w:hyperlink>
      <w:r w:rsidRPr="00B670C0">
        <w:rPr>
          <w:sz w:val="21"/>
          <w:szCs w:val="21"/>
        </w:rPr>
        <w:t xml:space="preserve">, MultiZ </w:t>
      </w:r>
      <w:hyperlink r:id="rId316">
        <w:r w:rsidRPr="00B670C0">
          <w:rPr>
            <w:color w:val="000000"/>
            <w:sz w:val="21"/>
            <w:szCs w:val="21"/>
          </w:rPr>
          <w:t xml:space="preserve">(Blanchette </w:t>
        </w:r>
      </w:hyperlink>
      <w:hyperlink r:id="rId317">
        <w:r w:rsidRPr="00B670C0">
          <w:rPr>
            <w:i/>
            <w:color w:val="000000"/>
            <w:sz w:val="21"/>
            <w:szCs w:val="21"/>
          </w:rPr>
          <w:t>et al.</w:t>
        </w:r>
      </w:hyperlink>
      <w:hyperlink r:id="rId318">
        <w:r w:rsidRPr="00B670C0">
          <w:rPr>
            <w:color w:val="000000"/>
            <w:sz w:val="21"/>
            <w:szCs w:val="21"/>
          </w:rPr>
          <w:t>, 2004)</w:t>
        </w:r>
      </w:hyperlink>
      <w:r w:rsidRPr="00B670C0">
        <w:rPr>
          <w:sz w:val="21"/>
          <w:szCs w:val="21"/>
        </w:rPr>
        <w:t xml:space="preserve"> and Cactus </w:t>
      </w:r>
      <w:hyperlink r:id="rId319">
        <w:r w:rsidRPr="00B670C0">
          <w:rPr>
            <w:color w:val="000000"/>
            <w:sz w:val="21"/>
            <w:szCs w:val="21"/>
          </w:rPr>
          <w:t xml:space="preserve">(J. Armstrong </w:t>
        </w:r>
      </w:hyperlink>
      <w:hyperlink r:id="rId320">
        <w:r w:rsidRPr="00B670C0">
          <w:rPr>
            <w:i/>
            <w:color w:val="000000"/>
            <w:sz w:val="21"/>
            <w:szCs w:val="21"/>
          </w:rPr>
          <w:t>et al.</w:t>
        </w:r>
      </w:hyperlink>
      <w:hyperlink r:id="rId321">
        <w:r w:rsidRPr="00B670C0">
          <w:rPr>
            <w:color w:val="000000"/>
            <w:sz w:val="21"/>
            <w:szCs w:val="21"/>
          </w:rPr>
          <w:t>, 2020)</w:t>
        </w:r>
      </w:hyperlink>
      <w:r w:rsidRPr="00B670C0">
        <w:rPr>
          <w:sz w:val="21"/>
          <w:szCs w:val="21"/>
        </w:rPr>
        <w:t xml:space="preserve"> can be used to generate whole genome alignments, which is a computationally intensive process as billions of bases must be aligned. However, care must be taken when comparing refe</w:t>
      </w:r>
      <w:r w:rsidRPr="00B670C0">
        <w:rPr>
          <w:sz w:val="21"/>
          <w:szCs w:val="21"/>
          <w:highlight w:val="white"/>
        </w:rPr>
        <w:t xml:space="preserve">rence genomes that were annotated using different methods as orthologous genes may be annotated in one species but not another, therefore erroneously appearing to be lineage-specific </w:t>
      </w:r>
      <w:hyperlink r:id="rId322">
        <w:r w:rsidRPr="00B670C0">
          <w:rPr>
            <w:color w:val="000000"/>
            <w:sz w:val="21"/>
            <w:szCs w:val="21"/>
            <w:highlight w:val="white"/>
          </w:rPr>
          <w:t xml:space="preserve">(Weisman </w:t>
        </w:r>
      </w:hyperlink>
      <w:hyperlink r:id="rId323">
        <w:r w:rsidRPr="00B670C0">
          <w:rPr>
            <w:i/>
            <w:color w:val="000000"/>
            <w:sz w:val="21"/>
            <w:szCs w:val="21"/>
            <w:highlight w:val="white"/>
          </w:rPr>
          <w:t>et al.</w:t>
        </w:r>
      </w:hyperlink>
      <w:hyperlink r:id="rId324">
        <w:r w:rsidRPr="00B670C0">
          <w:rPr>
            <w:color w:val="000000"/>
            <w:sz w:val="21"/>
            <w:szCs w:val="21"/>
            <w:highlight w:val="white"/>
          </w:rPr>
          <w:t>, 2022)</w:t>
        </w:r>
      </w:hyperlink>
      <w:r w:rsidRPr="00B670C0">
        <w:rPr>
          <w:sz w:val="21"/>
          <w:szCs w:val="21"/>
          <w:highlight w:val="white"/>
        </w:rPr>
        <w:t>.</w:t>
      </w:r>
    </w:p>
    <w:p w14:paraId="51010B66" w14:textId="77777777" w:rsidR="00831481" w:rsidRPr="00B670C0" w:rsidRDefault="00831481" w:rsidP="00B670C0">
      <w:pPr>
        <w:spacing w:line="240" w:lineRule="auto"/>
        <w:rPr>
          <w:sz w:val="21"/>
          <w:szCs w:val="21"/>
        </w:rPr>
      </w:pPr>
    </w:p>
    <w:p w14:paraId="36D9CF0D" w14:textId="020B1A7E" w:rsidR="00831481" w:rsidRPr="00B670C0" w:rsidRDefault="0035605E" w:rsidP="00B670C0">
      <w:pPr>
        <w:spacing w:line="240" w:lineRule="auto"/>
        <w:rPr>
          <w:sz w:val="21"/>
          <w:szCs w:val="21"/>
          <w:shd w:val="clear" w:color="auto" w:fill="F1C232"/>
        </w:rPr>
      </w:pPr>
      <w:r w:rsidRPr="00B670C0">
        <w:rPr>
          <w:sz w:val="21"/>
          <w:szCs w:val="21"/>
        </w:rPr>
        <w:t xml:space="preserve">In 2011, the genomes of 29 eutherian mammals were published alongside a comparative study </w:t>
      </w:r>
      <w:hyperlink r:id="rId325">
        <w:r w:rsidRPr="00B670C0">
          <w:rPr>
            <w:color w:val="000000"/>
            <w:sz w:val="21"/>
            <w:szCs w:val="21"/>
          </w:rPr>
          <w:t xml:space="preserve">(Lindblad-Toh </w:t>
        </w:r>
      </w:hyperlink>
      <w:hyperlink r:id="rId326">
        <w:r w:rsidRPr="00B670C0">
          <w:rPr>
            <w:i/>
            <w:color w:val="000000"/>
            <w:sz w:val="21"/>
            <w:szCs w:val="21"/>
          </w:rPr>
          <w:t>et al.</w:t>
        </w:r>
      </w:hyperlink>
      <w:hyperlink r:id="rId327">
        <w:r w:rsidRPr="00B670C0">
          <w:rPr>
            <w:color w:val="000000"/>
            <w:sz w:val="21"/>
            <w:szCs w:val="21"/>
          </w:rPr>
          <w:t>, 2011)</w:t>
        </w:r>
      </w:hyperlink>
      <w:r w:rsidRPr="00B670C0">
        <w:rPr>
          <w:sz w:val="21"/>
          <w:szCs w:val="21"/>
        </w:rPr>
        <w:t xml:space="preserve"> which identified regions of the human genome under positive or purifying selection. A recent breakthrough study as part of the Zoonomia Project generated a reference-free whole genome alignment of 240 eutherian mammals, more than half of which were previously uncharacterized, enabling novel investigation into mammalian evolutionary constraint at a higher resolution than before and greater insight into genomic variants associated with increased disease risk in both mammals and humans </w:t>
      </w:r>
      <w:hyperlink r:id="rId328">
        <w:r w:rsidRPr="00B670C0">
          <w:rPr>
            <w:color w:val="000000"/>
            <w:sz w:val="21"/>
            <w:szCs w:val="21"/>
          </w:rPr>
          <w:t>(Zoonomia Consortium, 2020)</w:t>
        </w:r>
      </w:hyperlink>
      <w:r w:rsidRPr="00B670C0">
        <w:rPr>
          <w:sz w:val="21"/>
          <w:szCs w:val="21"/>
        </w:rPr>
        <w:t xml:space="preserve">. </w:t>
      </w:r>
    </w:p>
    <w:p w14:paraId="5CE90076" w14:textId="77777777" w:rsidR="00831481" w:rsidRPr="00B670C0" w:rsidRDefault="0035605E" w:rsidP="00B670C0">
      <w:pPr>
        <w:pStyle w:val="Heading2"/>
        <w:spacing w:line="240" w:lineRule="auto"/>
        <w:rPr>
          <w:sz w:val="21"/>
          <w:szCs w:val="28"/>
        </w:rPr>
      </w:pPr>
      <w:bookmarkStart w:id="20" w:name="_Toc101790691"/>
      <w:r w:rsidRPr="00B670C0">
        <w:rPr>
          <w:sz w:val="21"/>
          <w:szCs w:val="28"/>
        </w:rPr>
        <w:t>4.4. Genomic studies of deleterious mutations</w:t>
      </w:r>
      <w:bookmarkEnd w:id="20"/>
    </w:p>
    <w:p w14:paraId="71C3876E" w14:textId="77777777" w:rsidR="00831481" w:rsidRPr="00B670C0" w:rsidRDefault="00831481" w:rsidP="00B670C0">
      <w:pPr>
        <w:spacing w:line="240" w:lineRule="auto"/>
        <w:rPr>
          <w:b/>
          <w:sz w:val="21"/>
          <w:szCs w:val="21"/>
        </w:rPr>
      </w:pPr>
    </w:p>
    <w:p w14:paraId="752F7B9F" w14:textId="77777777" w:rsidR="00831481" w:rsidRPr="00B670C0" w:rsidRDefault="0035605E" w:rsidP="00B670C0">
      <w:pPr>
        <w:spacing w:line="240" w:lineRule="auto"/>
        <w:rPr>
          <w:sz w:val="21"/>
          <w:szCs w:val="21"/>
        </w:rPr>
      </w:pPr>
      <w:r w:rsidRPr="00B670C0">
        <w:rPr>
          <w:sz w:val="21"/>
          <w:szCs w:val="21"/>
          <w:highlight w:val="white"/>
        </w:rPr>
        <w:t>Growing genomic resources from annotated genomes and population-level data can be used to identify high-priority variants for further study, such as disease-associated variants. For this, functionally important variants must be identified. Computational tools can functionally classify variants; for example, SIFT predicts whether a single nu</w:t>
      </w:r>
      <w:r w:rsidRPr="00B670C0">
        <w:rPr>
          <w:sz w:val="21"/>
          <w:szCs w:val="21"/>
        </w:rPr>
        <w:t xml:space="preserve">cleotide polymorphism (SNP) affects the function of the protein and distinguishes between functionally neutral and deleterious mutations </w:t>
      </w:r>
      <w:hyperlink r:id="rId329">
        <w:r w:rsidRPr="00B670C0">
          <w:rPr>
            <w:color w:val="000000"/>
            <w:sz w:val="21"/>
            <w:szCs w:val="21"/>
          </w:rPr>
          <w:t>(Ng and Henikoff, 2003)</w:t>
        </w:r>
      </w:hyperlink>
      <w:r w:rsidRPr="00B670C0">
        <w:rPr>
          <w:sz w:val="21"/>
          <w:szCs w:val="21"/>
        </w:rPr>
        <w:t xml:space="preserve">. Identifying deleterious or pathogenic variants can give insight into diseases and associated healthcare, as well as evolution and gene expression </w:t>
      </w:r>
      <w:hyperlink r:id="rId330">
        <w:r w:rsidRPr="00B670C0">
          <w:rPr>
            <w:color w:val="000000"/>
            <w:sz w:val="21"/>
            <w:szCs w:val="21"/>
          </w:rPr>
          <w:t xml:space="preserve">(Frazer </w:t>
        </w:r>
      </w:hyperlink>
      <w:hyperlink r:id="rId331">
        <w:r w:rsidRPr="00B670C0">
          <w:rPr>
            <w:i/>
            <w:color w:val="000000"/>
            <w:sz w:val="21"/>
            <w:szCs w:val="21"/>
          </w:rPr>
          <w:t>et al.</w:t>
        </w:r>
      </w:hyperlink>
      <w:hyperlink r:id="rId332">
        <w:r w:rsidRPr="00B670C0">
          <w:rPr>
            <w:color w:val="000000"/>
            <w:sz w:val="21"/>
            <w:szCs w:val="21"/>
          </w:rPr>
          <w:t>, 2021)</w:t>
        </w:r>
      </w:hyperlink>
      <w:r w:rsidRPr="00B670C0">
        <w:rPr>
          <w:sz w:val="21"/>
          <w:szCs w:val="21"/>
        </w:rPr>
        <w:t>.</w:t>
      </w:r>
    </w:p>
    <w:p w14:paraId="39A67BEC" w14:textId="77777777" w:rsidR="00831481" w:rsidRPr="00B670C0" w:rsidRDefault="00831481" w:rsidP="00B670C0">
      <w:pPr>
        <w:spacing w:line="240" w:lineRule="auto"/>
        <w:rPr>
          <w:sz w:val="21"/>
          <w:szCs w:val="21"/>
        </w:rPr>
      </w:pPr>
    </w:p>
    <w:p w14:paraId="42ECDBA2" w14:textId="77777777" w:rsidR="00831481" w:rsidRPr="00B670C0" w:rsidRDefault="0035605E" w:rsidP="00B670C0">
      <w:pPr>
        <w:spacing w:line="240" w:lineRule="auto"/>
        <w:rPr>
          <w:sz w:val="21"/>
          <w:szCs w:val="21"/>
        </w:rPr>
      </w:pPr>
      <w:r w:rsidRPr="00B670C0">
        <w:rPr>
          <w:sz w:val="21"/>
          <w:szCs w:val="21"/>
        </w:rPr>
        <w:t xml:space="preserve">A pathogenic variant is one that increases the individual’s susceptibility/predisposed risk to developing a disease or disorder. Methods to quantify the pathogenicity of protein variants may rely on training machine learning models using known disease labels </w:t>
      </w:r>
      <w:hyperlink r:id="rId333">
        <w:r w:rsidRPr="00B670C0">
          <w:rPr>
            <w:color w:val="000000"/>
            <w:sz w:val="21"/>
            <w:szCs w:val="21"/>
          </w:rPr>
          <w:t xml:space="preserve">(Frazer </w:t>
        </w:r>
      </w:hyperlink>
      <w:hyperlink r:id="rId334">
        <w:r w:rsidRPr="00B670C0">
          <w:rPr>
            <w:i/>
            <w:color w:val="000000"/>
            <w:sz w:val="21"/>
            <w:szCs w:val="21"/>
          </w:rPr>
          <w:t>et al.</w:t>
        </w:r>
      </w:hyperlink>
      <w:hyperlink r:id="rId335">
        <w:r w:rsidRPr="00B670C0">
          <w:rPr>
            <w:color w:val="000000"/>
            <w:sz w:val="21"/>
            <w:szCs w:val="21"/>
          </w:rPr>
          <w:t>, 2021)</w:t>
        </w:r>
      </w:hyperlink>
      <w:r w:rsidRPr="00B670C0">
        <w:rPr>
          <w:sz w:val="21"/>
          <w:szCs w:val="21"/>
        </w:rPr>
        <w:t xml:space="preserve">. However, using this method relies on existing disease labels, which require an understanding of the phenotype. Due to the vast number of human genomes sequenced and the effort in identifying pathogenic variants in humans, there is a wealth of data on human deleterious mutations </w:t>
      </w:r>
      <w:hyperlink r:id="rId336">
        <w:r w:rsidRPr="00B670C0">
          <w:rPr>
            <w:color w:val="000000"/>
            <w:sz w:val="21"/>
            <w:szCs w:val="21"/>
          </w:rPr>
          <w:t xml:space="preserve">(Lappalainen </w:t>
        </w:r>
      </w:hyperlink>
      <w:hyperlink r:id="rId337">
        <w:r w:rsidRPr="00B670C0">
          <w:rPr>
            <w:i/>
            <w:color w:val="000000"/>
            <w:sz w:val="21"/>
            <w:szCs w:val="21"/>
          </w:rPr>
          <w:t>et al.</w:t>
        </w:r>
      </w:hyperlink>
      <w:hyperlink r:id="rId338">
        <w:r w:rsidRPr="00B670C0">
          <w:rPr>
            <w:color w:val="000000"/>
            <w:sz w:val="21"/>
            <w:szCs w:val="21"/>
          </w:rPr>
          <w:t>, 2019)</w:t>
        </w:r>
      </w:hyperlink>
      <w:r w:rsidRPr="00B670C0">
        <w:rPr>
          <w:sz w:val="21"/>
          <w:szCs w:val="21"/>
        </w:rPr>
        <w:t>, but this may not apply to other species.</w:t>
      </w:r>
    </w:p>
    <w:p w14:paraId="13B2B9F5" w14:textId="77777777" w:rsidR="00831481" w:rsidRPr="00B670C0" w:rsidRDefault="0035605E" w:rsidP="00B670C0">
      <w:pPr>
        <w:spacing w:line="240" w:lineRule="auto"/>
        <w:rPr>
          <w:sz w:val="21"/>
          <w:szCs w:val="21"/>
          <w:shd w:val="clear" w:color="auto" w:fill="F1C232"/>
        </w:rPr>
      </w:pPr>
      <w:r w:rsidRPr="00B670C0">
        <w:rPr>
          <w:sz w:val="21"/>
          <w:szCs w:val="21"/>
        </w:rPr>
        <w:t xml:space="preserve"> </w:t>
      </w:r>
    </w:p>
    <w:p w14:paraId="4A94B941" w14:textId="77777777" w:rsidR="00831481" w:rsidRPr="00B670C0" w:rsidRDefault="0035605E" w:rsidP="00B670C0">
      <w:pPr>
        <w:spacing w:line="240" w:lineRule="auto"/>
        <w:rPr>
          <w:sz w:val="21"/>
          <w:szCs w:val="21"/>
        </w:rPr>
      </w:pPr>
      <w:r w:rsidRPr="00B670C0">
        <w:rPr>
          <w:sz w:val="21"/>
          <w:szCs w:val="21"/>
        </w:rPr>
        <w:t xml:space="preserve">A recent study </w:t>
      </w:r>
      <w:hyperlink r:id="rId339">
        <w:r w:rsidRPr="00B670C0">
          <w:rPr>
            <w:color w:val="000000"/>
            <w:sz w:val="21"/>
            <w:szCs w:val="21"/>
          </w:rPr>
          <w:t xml:space="preserve">(Frazer </w:t>
        </w:r>
      </w:hyperlink>
      <w:hyperlink r:id="rId340">
        <w:r w:rsidRPr="00B670C0">
          <w:rPr>
            <w:i/>
            <w:color w:val="000000"/>
            <w:sz w:val="21"/>
            <w:szCs w:val="21"/>
          </w:rPr>
          <w:t>et al.</w:t>
        </w:r>
      </w:hyperlink>
      <w:hyperlink r:id="rId341">
        <w:r w:rsidRPr="00B670C0">
          <w:rPr>
            <w:color w:val="000000"/>
            <w:sz w:val="21"/>
            <w:szCs w:val="21"/>
          </w:rPr>
          <w:t>, 2021)</w:t>
        </w:r>
      </w:hyperlink>
      <w:r w:rsidRPr="00B670C0">
        <w:rPr>
          <w:sz w:val="21"/>
          <w:szCs w:val="21"/>
        </w:rPr>
        <w:t xml:space="preserve"> used deep generative models to predict pathogenic variants without using known disease labels, which removes the reliance on genomic experimental data. Another study utilised clustering, which is the non-random distribution of disease-associated variants </w:t>
      </w:r>
      <w:hyperlink r:id="rId342">
        <w:r w:rsidRPr="00B670C0">
          <w:rPr>
            <w:color w:val="000000"/>
            <w:sz w:val="21"/>
            <w:szCs w:val="21"/>
          </w:rPr>
          <w:t xml:space="preserve">(Quinodoz </w:t>
        </w:r>
      </w:hyperlink>
      <w:hyperlink r:id="rId343">
        <w:r w:rsidRPr="00B670C0">
          <w:rPr>
            <w:i/>
            <w:color w:val="000000"/>
            <w:sz w:val="21"/>
            <w:szCs w:val="21"/>
          </w:rPr>
          <w:t>et al.</w:t>
        </w:r>
      </w:hyperlink>
      <w:hyperlink r:id="rId344">
        <w:r w:rsidRPr="00B670C0">
          <w:rPr>
            <w:color w:val="000000"/>
            <w:sz w:val="21"/>
            <w:szCs w:val="21"/>
          </w:rPr>
          <w:t>, 2022)</w:t>
        </w:r>
      </w:hyperlink>
      <w:r w:rsidRPr="00B670C0">
        <w:rPr>
          <w:sz w:val="21"/>
          <w:szCs w:val="21"/>
        </w:rPr>
        <w:t xml:space="preserve">. The authors created a pathogenicity predictor score which accurately </w:t>
      </w:r>
      <w:r w:rsidRPr="00B670C0">
        <w:rPr>
          <w:sz w:val="21"/>
          <w:szCs w:val="21"/>
        </w:rPr>
        <w:lastRenderedPageBreak/>
        <w:t xml:space="preserve">identified pathogenic mutations, particularly those associated with cancer and autosomal-dominant disease </w:t>
      </w:r>
      <w:hyperlink r:id="rId345">
        <w:r w:rsidRPr="00B670C0">
          <w:rPr>
            <w:color w:val="000000"/>
            <w:sz w:val="21"/>
            <w:szCs w:val="21"/>
          </w:rPr>
          <w:t xml:space="preserve">(Quinodoz </w:t>
        </w:r>
      </w:hyperlink>
      <w:hyperlink r:id="rId346">
        <w:r w:rsidRPr="00B670C0">
          <w:rPr>
            <w:i/>
            <w:color w:val="000000"/>
            <w:sz w:val="21"/>
            <w:szCs w:val="21"/>
          </w:rPr>
          <w:t>et al.</w:t>
        </w:r>
      </w:hyperlink>
      <w:hyperlink r:id="rId347">
        <w:r w:rsidRPr="00B670C0">
          <w:rPr>
            <w:color w:val="000000"/>
            <w:sz w:val="21"/>
            <w:szCs w:val="21"/>
          </w:rPr>
          <w:t>, 2022)</w:t>
        </w:r>
      </w:hyperlink>
      <w:r w:rsidRPr="00B670C0">
        <w:rPr>
          <w:sz w:val="21"/>
          <w:szCs w:val="21"/>
        </w:rPr>
        <w:t xml:space="preserve">. </w:t>
      </w:r>
    </w:p>
    <w:p w14:paraId="4693D6DE" w14:textId="77777777" w:rsidR="00831481" w:rsidRPr="00B670C0" w:rsidRDefault="00831481" w:rsidP="00B670C0">
      <w:pPr>
        <w:spacing w:line="240" w:lineRule="auto"/>
        <w:rPr>
          <w:sz w:val="21"/>
          <w:szCs w:val="21"/>
        </w:rPr>
      </w:pPr>
    </w:p>
    <w:p w14:paraId="7815D5B0" w14:textId="501E5C91" w:rsidR="00831481" w:rsidRPr="00B670C0" w:rsidRDefault="0035605E" w:rsidP="00B670C0">
      <w:pPr>
        <w:spacing w:line="240" w:lineRule="auto"/>
        <w:rPr>
          <w:sz w:val="21"/>
          <w:szCs w:val="21"/>
        </w:rPr>
      </w:pPr>
      <w:r w:rsidRPr="00B670C0">
        <w:rPr>
          <w:sz w:val="21"/>
          <w:szCs w:val="21"/>
        </w:rPr>
        <w:t xml:space="preserve">Previous studies on the effects of inbreeding have mainly focused on gene coding regions of the genome. Researchers have focused on identifying nonsense, missense or frameshift mutations in protein-coding regions, as these affect protein production and function. Pseudogenization is a key interest here; deleterious mutations occurring within genes, leading to PTCs, missing start codons or frameshift mutations, results in pseudogenisation (loss) of the gene. However, there is growing evidence that regulation of gene expression is the key genetic mechanism involved in organisation, diversification and novel traits in organisms </w:t>
      </w:r>
      <w:hyperlink r:id="rId348">
        <w:r w:rsidRPr="00B670C0">
          <w:rPr>
            <w:color w:val="000000"/>
            <w:sz w:val="21"/>
            <w:szCs w:val="21"/>
          </w:rPr>
          <w:t xml:space="preserve">(Carroll, 2000; Wray </w:t>
        </w:r>
      </w:hyperlink>
      <w:hyperlink r:id="rId349">
        <w:r w:rsidRPr="00B670C0">
          <w:rPr>
            <w:i/>
            <w:color w:val="000000"/>
            <w:sz w:val="21"/>
            <w:szCs w:val="21"/>
          </w:rPr>
          <w:t>et al.</w:t>
        </w:r>
      </w:hyperlink>
      <w:hyperlink r:id="rId350">
        <w:r w:rsidRPr="00B670C0">
          <w:rPr>
            <w:color w:val="000000"/>
            <w:sz w:val="21"/>
            <w:szCs w:val="21"/>
          </w:rPr>
          <w:t xml:space="preserve">, 2003; Lindblad-Toh </w:t>
        </w:r>
      </w:hyperlink>
      <w:hyperlink r:id="rId351">
        <w:r w:rsidRPr="00B670C0">
          <w:rPr>
            <w:i/>
            <w:color w:val="000000"/>
            <w:sz w:val="21"/>
            <w:szCs w:val="21"/>
          </w:rPr>
          <w:t>et al.</w:t>
        </w:r>
      </w:hyperlink>
      <w:hyperlink r:id="rId352">
        <w:r w:rsidRPr="00B670C0">
          <w:rPr>
            <w:color w:val="000000"/>
            <w:sz w:val="21"/>
            <w:szCs w:val="21"/>
          </w:rPr>
          <w:t>, 2011)</w:t>
        </w:r>
      </w:hyperlink>
      <w:r w:rsidRPr="00B670C0">
        <w:rPr>
          <w:sz w:val="21"/>
          <w:szCs w:val="21"/>
        </w:rPr>
        <w:t>. Therefore, the focus must shift to functional noncoding regions of the genome.</w:t>
      </w:r>
    </w:p>
    <w:p w14:paraId="0D76972F" w14:textId="074EA533" w:rsidR="00230A2B" w:rsidRPr="00B670C0" w:rsidRDefault="00230A2B" w:rsidP="00B670C0">
      <w:pPr>
        <w:pStyle w:val="Heading1"/>
        <w:numPr>
          <w:ilvl w:val="0"/>
          <w:numId w:val="4"/>
        </w:numPr>
        <w:spacing w:line="240" w:lineRule="auto"/>
        <w:rPr>
          <w:sz w:val="24"/>
          <w:szCs w:val="36"/>
        </w:rPr>
      </w:pPr>
      <w:bookmarkStart w:id="21" w:name="_Toc101790692"/>
      <w:r w:rsidRPr="00B670C0">
        <w:rPr>
          <w:sz w:val="24"/>
          <w:szCs w:val="36"/>
        </w:rPr>
        <w:t>Noncoding regions</w:t>
      </w:r>
      <w:bookmarkEnd w:id="21"/>
    </w:p>
    <w:p w14:paraId="78B3C08A" w14:textId="7F03F32A" w:rsidR="00831481" w:rsidRPr="00B670C0" w:rsidRDefault="0035605E" w:rsidP="00B670C0">
      <w:pPr>
        <w:pStyle w:val="Heading2"/>
        <w:spacing w:line="240" w:lineRule="auto"/>
        <w:rPr>
          <w:sz w:val="21"/>
          <w:szCs w:val="28"/>
        </w:rPr>
      </w:pPr>
      <w:bookmarkStart w:id="22" w:name="_Toc101790693"/>
      <w:r w:rsidRPr="00B670C0">
        <w:rPr>
          <w:sz w:val="21"/>
          <w:szCs w:val="28"/>
        </w:rPr>
        <w:t>5.1. Functional noncoding regions</w:t>
      </w:r>
      <w:bookmarkEnd w:id="22"/>
    </w:p>
    <w:p w14:paraId="22EE54DD" w14:textId="77777777" w:rsidR="00831481" w:rsidRPr="00B670C0" w:rsidRDefault="00831481" w:rsidP="00B670C0">
      <w:pPr>
        <w:spacing w:line="240" w:lineRule="auto"/>
        <w:rPr>
          <w:b/>
          <w:sz w:val="21"/>
          <w:szCs w:val="21"/>
        </w:rPr>
      </w:pPr>
    </w:p>
    <w:p w14:paraId="2C3A56F6" w14:textId="77777777" w:rsidR="00831481" w:rsidRPr="00B670C0" w:rsidRDefault="0035605E" w:rsidP="00B670C0">
      <w:pPr>
        <w:spacing w:line="240" w:lineRule="auto"/>
        <w:rPr>
          <w:sz w:val="21"/>
          <w:szCs w:val="21"/>
        </w:rPr>
      </w:pPr>
      <w:r w:rsidRPr="00B670C0">
        <w:rPr>
          <w:sz w:val="21"/>
          <w:szCs w:val="21"/>
        </w:rPr>
        <w:t xml:space="preserve">The majority of disease- and trait-associated variants identified in GWAS studies are located in functional noncoding regions </w:t>
      </w:r>
      <w:hyperlink r:id="rId353">
        <w:r w:rsidRPr="00B670C0">
          <w:rPr>
            <w:color w:val="000000"/>
            <w:sz w:val="21"/>
            <w:szCs w:val="21"/>
          </w:rPr>
          <w:t xml:space="preserve">(Hindorff </w:t>
        </w:r>
      </w:hyperlink>
      <w:hyperlink r:id="rId354">
        <w:r w:rsidRPr="00B670C0">
          <w:rPr>
            <w:i/>
            <w:color w:val="000000"/>
            <w:sz w:val="21"/>
            <w:szCs w:val="21"/>
          </w:rPr>
          <w:t>et al.</w:t>
        </w:r>
      </w:hyperlink>
      <w:hyperlink r:id="rId355">
        <w:r w:rsidRPr="00B670C0">
          <w:rPr>
            <w:color w:val="000000"/>
            <w:sz w:val="21"/>
            <w:szCs w:val="21"/>
          </w:rPr>
          <w:t>, 2009; ENCODE Project Consortium, 2012; Ricaño-Ponce and Wijmenga, 2013)</w:t>
        </w:r>
      </w:hyperlink>
      <w:r w:rsidRPr="00B670C0">
        <w:rPr>
          <w:sz w:val="21"/>
          <w:szCs w:val="21"/>
        </w:rPr>
        <w:t xml:space="preserve">. Based on a catalogue of SNP-trait associations from published data, it has been suggested that 88% of disease- and trait-associated SNPs are located in intergenic or intronic regions </w:t>
      </w:r>
      <w:hyperlink r:id="rId356">
        <w:r w:rsidRPr="00B670C0">
          <w:rPr>
            <w:color w:val="000000"/>
            <w:sz w:val="21"/>
            <w:szCs w:val="21"/>
          </w:rPr>
          <w:t xml:space="preserve">(Hindorff </w:t>
        </w:r>
      </w:hyperlink>
      <w:hyperlink r:id="rId357">
        <w:r w:rsidRPr="00B670C0">
          <w:rPr>
            <w:i/>
            <w:color w:val="000000"/>
            <w:sz w:val="21"/>
            <w:szCs w:val="21"/>
          </w:rPr>
          <w:t>et al.</w:t>
        </w:r>
      </w:hyperlink>
      <w:hyperlink r:id="rId358">
        <w:r w:rsidRPr="00B670C0">
          <w:rPr>
            <w:color w:val="000000"/>
            <w:sz w:val="21"/>
            <w:szCs w:val="21"/>
          </w:rPr>
          <w:t>, 2009)</w:t>
        </w:r>
      </w:hyperlink>
      <w:r w:rsidRPr="00B670C0">
        <w:rPr>
          <w:sz w:val="21"/>
          <w:szCs w:val="21"/>
        </w:rPr>
        <w:t xml:space="preserve">. Approximately 8% of noncoding sites in the human genome are suggested to be functional based on evidence of selective constraints </w:t>
      </w:r>
      <w:hyperlink r:id="rId359">
        <w:r w:rsidRPr="00B670C0">
          <w:rPr>
            <w:color w:val="000000"/>
            <w:sz w:val="21"/>
            <w:szCs w:val="21"/>
          </w:rPr>
          <w:t xml:space="preserve">(Siepel </w:t>
        </w:r>
      </w:hyperlink>
      <w:hyperlink r:id="rId360">
        <w:r w:rsidRPr="00B670C0">
          <w:rPr>
            <w:i/>
            <w:color w:val="000000"/>
            <w:sz w:val="21"/>
            <w:szCs w:val="21"/>
          </w:rPr>
          <w:t>et al.</w:t>
        </w:r>
      </w:hyperlink>
      <w:hyperlink r:id="rId361">
        <w:r w:rsidRPr="00B670C0">
          <w:rPr>
            <w:color w:val="000000"/>
            <w:sz w:val="21"/>
            <w:szCs w:val="21"/>
          </w:rPr>
          <w:t xml:space="preserve">, 2005; Meader </w:t>
        </w:r>
      </w:hyperlink>
      <w:hyperlink r:id="rId362">
        <w:r w:rsidRPr="00B670C0">
          <w:rPr>
            <w:i/>
            <w:color w:val="000000"/>
            <w:sz w:val="21"/>
            <w:szCs w:val="21"/>
          </w:rPr>
          <w:t>et al.</w:t>
        </w:r>
      </w:hyperlink>
      <w:hyperlink r:id="rId363">
        <w:r w:rsidRPr="00B670C0">
          <w:rPr>
            <w:color w:val="000000"/>
            <w:sz w:val="21"/>
            <w:szCs w:val="21"/>
          </w:rPr>
          <w:t xml:space="preserve">, 2010; Rands </w:t>
        </w:r>
      </w:hyperlink>
      <w:hyperlink r:id="rId364">
        <w:r w:rsidRPr="00B670C0">
          <w:rPr>
            <w:i/>
            <w:color w:val="000000"/>
            <w:sz w:val="21"/>
            <w:szCs w:val="21"/>
          </w:rPr>
          <w:t>et al.</w:t>
        </w:r>
      </w:hyperlink>
      <w:hyperlink r:id="rId365">
        <w:r w:rsidRPr="00B670C0">
          <w:rPr>
            <w:color w:val="000000"/>
            <w:sz w:val="21"/>
            <w:szCs w:val="21"/>
          </w:rPr>
          <w:t xml:space="preserve">, 2014; Huang </w:t>
        </w:r>
      </w:hyperlink>
      <w:hyperlink r:id="rId366">
        <w:r w:rsidRPr="00B670C0">
          <w:rPr>
            <w:i/>
            <w:color w:val="000000"/>
            <w:sz w:val="21"/>
            <w:szCs w:val="21"/>
          </w:rPr>
          <w:t>et al.</w:t>
        </w:r>
      </w:hyperlink>
      <w:hyperlink r:id="rId367">
        <w:r w:rsidRPr="00B670C0">
          <w:rPr>
            <w:color w:val="000000"/>
            <w:sz w:val="21"/>
            <w:szCs w:val="21"/>
          </w:rPr>
          <w:t>, 2017)</w:t>
        </w:r>
      </w:hyperlink>
      <w:r w:rsidRPr="00B670C0">
        <w:rPr>
          <w:sz w:val="21"/>
          <w:szCs w:val="21"/>
        </w:rPr>
        <w:t xml:space="preserve">. </w:t>
      </w:r>
    </w:p>
    <w:p w14:paraId="5526E971" w14:textId="77777777" w:rsidR="00831481" w:rsidRPr="00B670C0" w:rsidRDefault="00831481" w:rsidP="00B670C0">
      <w:pPr>
        <w:spacing w:line="240" w:lineRule="auto"/>
        <w:rPr>
          <w:sz w:val="21"/>
          <w:szCs w:val="21"/>
        </w:rPr>
      </w:pPr>
    </w:p>
    <w:p w14:paraId="4D12B1C1" w14:textId="269E3EBC" w:rsidR="00195B8E" w:rsidRPr="00A93A35" w:rsidRDefault="0035605E" w:rsidP="00B670C0">
      <w:pPr>
        <w:spacing w:line="240" w:lineRule="auto"/>
        <w:rPr>
          <w:sz w:val="21"/>
          <w:szCs w:val="21"/>
        </w:rPr>
      </w:pPr>
      <w:r w:rsidRPr="00B670C0">
        <w:rPr>
          <w:sz w:val="21"/>
          <w:szCs w:val="21"/>
        </w:rPr>
        <w:t xml:space="preserve">Functional noncoding regions are often involved in regulating gene expression </w:t>
      </w:r>
      <w:hyperlink r:id="rId368">
        <w:r w:rsidRPr="00B670C0">
          <w:rPr>
            <w:color w:val="000000"/>
            <w:sz w:val="21"/>
            <w:szCs w:val="21"/>
          </w:rPr>
          <w:t xml:space="preserve">(Carroll, 2000; Wray </w:t>
        </w:r>
      </w:hyperlink>
      <w:hyperlink r:id="rId369">
        <w:r w:rsidRPr="00B670C0">
          <w:rPr>
            <w:i/>
            <w:color w:val="000000"/>
            <w:sz w:val="21"/>
            <w:szCs w:val="21"/>
          </w:rPr>
          <w:t>et al.</w:t>
        </w:r>
      </w:hyperlink>
      <w:hyperlink r:id="rId370">
        <w:r w:rsidRPr="00B670C0">
          <w:rPr>
            <w:color w:val="000000"/>
            <w:sz w:val="21"/>
            <w:szCs w:val="21"/>
          </w:rPr>
          <w:t xml:space="preserve">, 2003; Lindblad-Toh </w:t>
        </w:r>
      </w:hyperlink>
      <w:hyperlink r:id="rId371">
        <w:r w:rsidRPr="00B670C0">
          <w:rPr>
            <w:i/>
            <w:color w:val="000000"/>
            <w:sz w:val="21"/>
            <w:szCs w:val="21"/>
          </w:rPr>
          <w:t>et al.</w:t>
        </w:r>
      </w:hyperlink>
      <w:hyperlink r:id="rId372">
        <w:r w:rsidRPr="00B670C0">
          <w:rPr>
            <w:color w:val="000000"/>
            <w:sz w:val="21"/>
            <w:szCs w:val="21"/>
          </w:rPr>
          <w:t>, 2011)</w:t>
        </w:r>
      </w:hyperlink>
      <w:r w:rsidRPr="00B670C0">
        <w:rPr>
          <w:sz w:val="21"/>
          <w:szCs w:val="21"/>
        </w:rPr>
        <w:t xml:space="preserve">, and include regulatory elements such as promoters, enhancers, silencers and insulators </w:t>
      </w:r>
      <w:hyperlink r:id="rId373">
        <w:r w:rsidRPr="00B670C0">
          <w:rPr>
            <w:color w:val="000000"/>
            <w:sz w:val="21"/>
            <w:szCs w:val="21"/>
          </w:rPr>
          <w:t xml:space="preserve">(Maston </w:t>
        </w:r>
      </w:hyperlink>
      <w:hyperlink r:id="rId374">
        <w:r w:rsidRPr="00B670C0">
          <w:rPr>
            <w:i/>
            <w:color w:val="000000"/>
            <w:sz w:val="21"/>
            <w:szCs w:val="21"/>
          </w:rPr>
          <w:t>et al.</w:t>
        </w:r>
      </w:hyperlink>
      <w:hyperlink r:id="rId375">
        <w:r w:rsidRPr="00B670C0">
          <w:rPr>
            <w:color w:val="000000"/>
            <w:sz w:val="21"/>
            <w:szCs w:val="21"/>
          </w:rPr>
          <w:t>, 2006)</w:t>
        </w:r>
      </w:hyperlink>
      <w:r w:rsidRPr="00B670C0">
        <w:rPr>
          <w:sz w:val="21"/>
          <w:szCs w:val="21"/>
        </w:rPr>
        <w:t xml:space="preserve">. Transcription factor binding sites (TFBS) are of particular interest in the noncoding genome as these play a key role in regulating gene expression </w:t>
      </w:r>
      <w:hyperlink r:id="rId376">
        <w:r w:rsidRPr="00B670C0">
          <w:rPr>
            <w:color w:val="000000"/>
            <w:sz w:val="21"/>
            <w:szCs w:val="21"/>
          </w:rPr>
          <w:t>(Boeva, 2016)</w:t>
        </w:r>
      </w:hyperlink>
      <w:r w:rsidRPr="00B670C0">
        <w:rPr>
          <w:sz w:val="21"/>
          <w:szCs w:val="21"/>
        </w:rPr>
        <w:t xml:space="preserve">. A mutation in a TFBS can alter the binding affinity of the transcription factor to the site, resulting in a change to gene expression; a deleterious mutation in a TFBS can result in pseudogenisation of a gene </w:t>
      </w:r>
      <w:hyperlink r:id="rId377">
        <w:r w:rsidRPr="00B670C0">
          <w:rPr>
            <w:color w:val="000000"/>
            <w:sz w:val="21"/>
            <w:szCs w:val="21"/>
          </w:rPr>
          <w:t xml:space="preserve">(Pinoli </w:t>
        </w:r>
      </w:hyperlink>
      <w:hyperlink r:id="rId378">
        <w:r w:rsidRPr="00B670C0">
          <w:rPr>
            <w:i/>
            <w:color w:val="000000"/>
            <w:sz w:val="21"/>
            <w:szCs w:val="21"/>
          </w:rPr>
          <w:t>et al.</w:t>
        </w:r>
      </w:hyperlink>
      <w:hyperlink r:id="rId379">
        <w:r w:rsidRPr="00B670C0">
          <w:rPr>
            <w:color w:val="000000"/>
            <w:sz w:val="21"/>
            <w:szCs w:val="21"/>
          </w:rPr>
          <w:t>, 2019)</w:t>
        </w:r>
      </w:hyperlink>
      <w:r w:rsidRPr="00B670C0">
        <w:rPr>
          <w:sz w:val="21"/>
          <w:szCs w:val="21"/>
        </w:rPr>
        <w:t>.</w:t>
      </w:r>
    </w:p>
    <w:p w14:paraId="00633DCE" w14:textId="37C64A07" w:rsidR="00831481" w:rsidRPr="00B670C0" w:rsidRDefault="0035605E" w:rsidP="00B670C0">
      <w:pPr>
        <w:pStyle w:val="Heading2"/>
        <w:spacing w:line="240" w:lineRule="auto"/>
        <w:rPr>
          <w:sz w:val="21"/>
          <w:szCs w:val="28"/>
        </w:rPr>
      </w:pPr>
      <w:bookmarkStart w:id="23" w:name="_Toc101790694"/>
      <w:r w:rsidRPr="00B670C0">
        <w:rPr>
          <w:sz w:val="21"/>
          <w:szCs w:val="28"/>
        </w:rPr>
        <w:t>5.2. Identification of noncoding regions</w:t>
      </w:r>
      <w:bookmarkEnd w:id="23"/>
    </w:p>
    <w:p w14:paraId="7A46BD08" w14:textId="77777777" w:rsidR="00831481" w:rsidRPr="00B670C0" w:rsidRDefault="00831481" w:rsidP="00B670C0">
      <w:pPr>
        <w:spacing w:line="240" w:lineRule="auto"/>
        <w:rPr>
          <w:b/>
          <w:sz w:val="21"/>
          <w:szCs w:val="21"/>
        </w:rPr>
      </w:pPr>
    </w:p>
    <w:p w14:paraId="06CEDAC4" w14:textId="77777777" w:rsidR="00831481" w:rsidRPr="00B670C0" w:rsidRDefault="0035605E" w:rsidP="00B670C0">
      <w:pPr>
        <w:spacing w:line="240" w:lineRule="auto"/>
        <w:rPr>
          <w:sz w:val="21"/>
          <w:szCs w:val="21"/>
        </w:rPr>
      </w:pPr>
      <w:r w:rsidRPr="00B670C0">
        <w:rPr>
          <w:sz w:val="21"/>
          <w:szCs w:val="21"/>
        </w:rPr>
        <w:t xml:space="preserve">Despite the importance of investigating deleterious mutations in noncoding regions, the difficulty in identifying functional noncoding regions has limited the scope of existing studies. Despite the fact that functional noncoding regions are usually highly conserved, this is not sufficient to accurately predict regions such as TFBS </w:t>
      </w:r>
      <w:hyperlink r:id="rId380">
        <w:r w:rsidRPr="00B670C0">
          <w:rPr>
            <w:color w:val="000000"/>
            <w:sz w:val="21"/>
            <w:szCs w:val="21"/>
          </w:rPr>
          <w:t xml:space="preserve">(Cochran </w:t>
        </w:r>
      </w:hyperlink>
      <w:hyperlink r:id="rId381">
        <w:r w:rsidRPr="00B670C0">
          <w:rPr>
            <w:i/>
            <w:color w:val="000000"/>
            <w:sz w:val="21"/>
            <w:szCs w:val="21"/>
          </w:rPr>
          <w:t>et al.</w:t>
        </w:r>
      </w:hyperlink>
      <w:hyperlink r:id="rId382">
        <w:r w:rsidRPr="00B670C0">
          <w:rPr>
            <w:color w:val="000000"/>
            <w:sz w:val="21"/>
            <w:szCs w:val="21"/>
          </w:rPr>
          <w:t>, 2022)</w:t>
        </w:r>
      </w:hyperlink>
      <w:r w:rsidRPr="00B670C0">
        <w:rPr>
          <w:sz w:val="21"/>
          <w:szCs w:val="21"/>
        </w:rPr>
        <w:t>. Additionally, although GWAS and whole genome sequencing have enabled the identification of trait-associated variants and their abundance in noncoding regions</w:t>
      </w:r>
      <w:r w:rsidRPr="00B670C0">
        <w:rPr>
          <w:sz w:val="21"/>
          <w:szCs w:val="21"/>
          <w:highlight w:val="white"/>
        </w:rPr>
        <w:t xml:space="preserve"> </w:t>
      </w:r>
      <w:hyperlink r:id="rId383">
        <w:r w:rsidRPr="00B670C0">
          <w:rPr>
            <w:color w:val="000000"/>
            <w:sz w:val="21"/>
            <w:szCs w:val="21"/>
            <w:highlight w:val="white"/>
          </w:rPr>
          <w:t>(ENCODE Project Consortium, 2012)</w:t>
        </w:r>
      </w:hyperlink>
      <w:r w:rsidRPr="00B670C0">
        <w:rPr>
          <w:sz w:val="21"/>
          <w:szCs w:val="21"/>
          <w:highlight w:val="white"/>
        </w:rPr>
        <w:t>, it can be dif</w:t>
      </w:r>
      <w:r w:rsidRPr="00B670C0">
        <w:rPr>
          <w:sz w:val="21"/>
          <w:szCs w:val="21"/>
        </w:rPr>
        <w:t xml:space="preserve">ficult to determine whether the association between variant and trait is due to the specific variant itself or a linked variant </w:t>
      </w:r>
      <w:hyperlink r:id="rId384">
        <w:r w:rsidRPr="00B670C0">
          <w:rPr>
            <w:color w:val="000000"/>
            <w:sz w:val="21"/>
            <w:szCs w:val="21"/>
          </w:rPr>
          <w:t>(Chen and Wang, 2022)</w:t>
        </w:r>
      </w:hyperlink>
      <w:r w:rsidRPr="00B670C0">
        <w:rPr>
          <w:sz w:val="21"/>
          <w:szCs w:val="21"/>
        </w:rPr>
        <w:t xml:space="preserve">. </w:t>
      </w:r>
    </w:p>
    <w:p w14:paraId="48AB40A2" w14:textId="77777777" w:rsidR="00831481" w:rsidRPr="00B670C0" w:rsidRDefault="00831481" w:rsidP="00B670C0">
      <w:pPr>
        <w:spacing w:line="240" w:lineRule="auto"/>
        <w:rPr>
          <w:sz w:val="21"/>
          <w:szCs w:val="21"/>
          <w:shd w:val="clear" w:color="auto" w:fill="93C47D"/>
        </w:rPr>
      </w:pPr>
    </w:p>
    <w:p w14:paraId="6CDB5FDD" w14:textId="77777777" w:rsidR="00831481" w:rsidRPr="00B670C0" w:rsidRDefault="0035605E" w:rsidP="00B670C0">
      <w:pPr>
        <w:spacing w:line="240" w:lineRule="auto"/>
        <w:rPr>
          <w:sz w:val="21"/>
          <w:szCs w:val="21"/>
          <w:highlight w:val="white"/>
        </w:rPr>
      </w:pPr>
      <w:r w:rsidRPr="00B670C0">
        <w:rPr>
          <w:sz w:val="21"/>
          <w:szCs w:val="21"/>
          <w:highlight w:val="white"/>
        </w:rPr>
        <w:t xml:space="preserve">There are multiple methods to identify putative TFBS </w:t>
      </w:r>
      <w:hyperlink r:id="rId385">
        <w:r w:rsidRPr="00B670C0">
          <w:rPr>
            <w:color w:val="000000"/>
            <w:sz w:val="21"/>
            <w:szCs w:val="21"/>
            <w:highlight w:val="white"/>
          </w:rPr>
          <w:t>(Boeva, 2016)</w:t>
        </w:r>
      </w:hyperlink>
      <w:r w:rsidRPr="00B670C0">
        <w:rPr>
          <w:sz w:val="21"/>
          <w:szCs w:val="21"/>
          <w:highlight w:val="white"/>
        </w:rPr>
        <w:t xml:space="preserve">. The Position Weight Matrix (PWM) is a widely-used mathematical model using a probability of each nucleotide at each position in the binding motif </w:t>
      </w:r>
      <w:hyperlink r:id="rId386">
        <w:r w:rsidRPr="00B670C0">
          <w:rPr>
            <w:color w:val="000000"/>
            <w:sz w:val="21"/>
            <w:szCs w:val="21"/>
            <w:highlight w:val="white"/>
          </w:rPr>
          <w:t>(Stormo, 2000)</w:t>
        </w:r>
      </w:hyperlink>
      <w:r w:rsidRPr="00B670C0">
        <w:rPr>
          <w:sz w:val="21"/>
          <w:szCs w:val="21"/>
          <w:highlight w:val="white"/>
        </w:rPr>
        <w:t xml:space="preserve">. Supervised classification methods, such as Bayesian networks, approaches based on Markov models and searching for k-mers via a support vector machine (SVM), can be used to scan a whole genome to identify potential TFBS </w:t>
      </w:r>
      <w:hyperlink r:id="rId387">
        <w:r w:rsidRPr="00B670C0">
          <w:rPr>
            <w:color w:val="000000"/>
            <w:sz w:val="21"/>
            <w:szCs w:val="21"/>
            <w:highlight w:val="white"/>
          </w:rPr>
          <w:t>(Boeva, 2016)</w:t>
        </w:r>
      </w:hyperlink>
      <w:r w:rsidRPr="00B670C0">
        <w:rPr>
          <w:sz w:val="21"/>
          <w:szCs w:val="21"/>
          <w:highlight w:val="white"/>
        </w:rPr>
        <w:t xml:space="preserve">. These methods rely on recognised binding motifs or a set of DNA sequences containing binding sites </w:t>
      </w:r>
      <w:hyperlink r:id="rId388">
        <w:r w:rsidRPr="00B670C0">
          <w:rPr>
            <w:color w:val="000000"/>
            <w:sz w:val="21"/>
            <w:szCs w:val="21"/>
            <w:highlight w:val="white"/>
          </w:rPr>
          <w:t>(Boeva, 2016)</w:t>
        </w:r>
      </w:hyperlink>
      <w:r w:rsidRPr="00B670C0">
        <w:rPr>
          <w:sz w:val="21"/>
          <w:szCs w:val="21"/>
          <w:highlight w:val="white"/>
        </w:rPr>
        <w:t>.</w:t>
      </w:r>
    </w:p>
    <w:p w14:paraId="36F99965" w14:textId="77777777" w:rsidR="00831481" w:rsidRPr="00B670C0" w:rsidRDefault="00831481" w:rsidP="00B670C0">
      <w:pPr>
        <w:spacing w:line="240" w:lineRule="auto"/>
        <w:rPr>
          <w:sz w:val="21"/>
          <w:szCs w:val="21"/>
        </w:rPr>
      </w:pPr>
    </w:p>
    <w:p w14:paraId="339ED4B3" w14:textId="6F244B40" w:rsidR="00831481" w:rsidRPr="00B670C0" w:rsidRDefault="0035605E" w:rsidP="00B670C0">
      <w:pPr>
        <w:spacing w:line="240" w:lineRule="auto"/>
        <w:rPr>
          <w:sz w:val="21"/>
          <w:szCs w:val="21"/>
        </w:rPr>
      </w:pPr>
      <w:r w:rsidRPr="00B670C0">
        <w:rPr>
          <w:sz w:val="21"/>
          <w:szCs w:val="21"/>
        </w:rPr>
        <w:lastRenderedPageBreak/>
        <w:t>Recent studies have identified functional noncoding variants using high-throughput functional ass</w:t>
      </w:r>
      <w:r w:rsidRPr="00B670C0">
        <w:rPr>
          <w:sz w:val="21"/>
          <w:szCs w:val="21"/>
          <w:highlight w:val="white"/>
        </w:rPr>
        <w:t xml:space="preserve">ays </w:t>
      </w:r>
      <w:hyperlink r:id="rId389">
        <w:r w:rsidRPr="00B670C0">
          <w:rPr>
            <w:color w:val="000000"/>
            <w:sz w:val="21"/>
            <w:szCs w:val="21"/>
            <w:highlight w:val="white"/>
          </w:rPr>
          <w:t xml:space="preserve">(Melnikov </w:t>
        </w:r>
      </w:hyperlink>
      <w:hyperlink r:id="rId390">
        <w:r w:rsidRPr="00B670C0">
          <w:rPr>
            <w:i/>
            <w:color w:val="000000"/>
            <w:sz w:val="21"/>
            <w:szCs w:val="21"/>
            <w:highlight w:val="white"/>
          </w:rPr>
          <w:t>et al.</w:t>
        </w:r>
      </w:hyperlink>
      <w:hyperlink r:id="rId391">
        <w:r w:rsidRPr="00B670C0">
          <w:rPr>
            <w:color w:val="000000"/>
            <w:sz w:val="21"/>
            <w:szCs w:val="21"/>
            <w:highlight w:val="white"/>
          </w:rPr>
          <w:t xml:space="preserve">, 2014; Wen </w:t>
        </w:r>
      </w:hyperlink>
      <w:hyperlink r:id="rId392">
        <w:r w:rsidRPr="00B670C0">
          <w:rPr>
            <w:i/>
            <w:color w:val="000000"/>
            <w:sz w:val="21"/>
            <w:szCs w:val="21"/>
            <w:highlight w:val="white"/>
          </w:rPr>
          <w:t>et al.</w:t>
        </w:r>
      </w:hyperlink>
      <w:hyperlink r:id="rId393">
        <w:r w:rsidRPr="00B670C0">
          <w:rPr>
            <w:color w:val="000000"/>
            <w:sz w:val="21"/>
            <w:szCs w:val="21"/>
            <w:highlight w:val="white"/>
          </w:rPr>
          <w:t>, 2020)</w:t>
        </w:r>
      </w:hyperlink>
      <w:r w:rsidRPr="00B670C0">
        <w:rPr>
          <w:sz w:val="21"/>
          <w:szCs w:val="21"/>
          <w:highlight w:val="white"/>
        </w:rPr>
        <w:t>. To do this, the authors m</w:t>
      </w:r>
      <w:r w:rsidRPr="00B670C0">
        <w:rPr>
          <w:sz w:val="21"/>
          <w:szCs w:val="21"/>
        </w:rPr>
        <w:t xml:space="preserve">easured the functional effect of the variant by determining the molecular phenotypic change, such as change in gene expression, of the variant in different cell and tissue types. Whilst this does enable the identification and validation of functional noncoding variants, such laboratory protocols cannot feasibly be scaled up to identify the millions of variants that exist in the noncoding genome </w:t>
      </w:r>
      <w:hyperlink r:id="rId394">
        <w:r w:rsidRPr="00B670C0">
          <w:rPr>
            <w:color w:val="000000"/>
            <w:sz w:val="21"/>
            <w:szCs w:val="21"/>
          </w:rPr>
          <w:t>(Koch, 2020; Chen and Wang, 2022)</w:t>
        </w:r>
      </w:hyperlink>
      <w:r w:rsidRPr="00B670C0">
        <w:rPr>
          <w:sz w:val="21"/>
          <w:szCs w:val="21"/>
        </w:rPr>
        <w:t>. Therefore, to fully understand these variants, another method must be used.</w:t>
      </w:r>
    </w:p>
    <w:p w14:paraId="6F529F08" w14:textId="77777777" w:rsidR="00831481" w:rsidRPr="00B670C0" w:rsidRDefault="0035605E" w:rsidP="00B670C0">
      <w:pPr>
        <w:pStyle w:val="Heading2"/>
        <w:spacing w:line="240" w:lineRule="auto"/>
        <w:rPr>
          <w:sz w:val="21"/>
          <w:szCs w:val="28"/>
        </w:rPr>
      </w:pPr>
      <w:bookmarkStart w:id="24" w:name="_Toc101790695"/>
      <w:r w:rsidRPr="00B670C0">
        <w:rPr>
          <w:sz w:val="21"/>
          <w:szCs w:val="28"/>
        </w:rPr>
        <w:t>5.3. Machine learning</w:t>
      </w:r>
      <w:bookmarkEnd w:id="24"/>
      <w:r w:rsidRPr="00B670C0">
        <w:rPr>
          <w:sz w:val="21"/>
          <w:szCs w:val="28"/>
        </w:rPr>
        <w:t xml:space="preserve"> </w:t>
      </w:r>
    </w:p>
    <w:p w14:paraId="4FABE519" w14:textId="77777777" w:rsidR="00831481" w:rsidRPr="00B670C0" w:rsidRDefault="00831481" w:rsidP="00B670C0">
      <w:pPr>
        <w:spacing w:line="240" w:lineRule="auto"/>
        <w:rPr>
          <w:b/>
          <w:sz w:val="21"/>
          <w:szCs w:val="21"/>
        </w:rPr>
      </w:pPr>
    </w:p>
    <w:p w14:paraId="1080DF34" w14:textId="77777777" w:rsidR="00831481" w:rsidRPr="00B670C0" w:rsidRDefault="0035605E" w:rsidP="00B670C0">
      <w:pPr>
        <w:spacing w:line="240" w:lineRule="auto"/>
        <w:rPr>
          <w:sz w:val="21"/>
          <w:szCs w:val="21"/>
        </w:rPr>
      </w:pPr>
      <w:r w:rsidRPr="00B670C0">
        <w:rPr>
          <w:sz w:val="21"/>
          <w:szCs w:val="21"/>
        </w:rPr>
        <w:t xml:space="preserve">Machine learning can be used to identify noncoding variants. Deep learning algorithms can be used for large feature-rich datasets, as this method is scalable and able to identify complex patterns, but large training data sets are required to train deep neural networks </w:t>
      </w:r>
      <w:hyperlink r:id="rId395">
        <w:r w:rsidRPr="00B670C0">
          <w:rPr>
            <w:color w:val="000000"/>
            <w:sz w:val="21"/>
            <w:szCs w:val="21"/>
          </w:rPr>
          <w:t xml:space="preserve">(LeCun </w:t>
        </w:r>
      </w:hyperlink>
      <w:hyperlink r:id="rId396">
        <w:r w:rsidRPr="00B670C0">
          <w:rPr>
            <w:i/>
            <w:color w:val="000000"/>
            <w:sz w:val="21"/>
            <w:szCs w:val="21"/>
          </w:rPr>
          <w:t>et al.</w:t>
        </w:r>
      </w:hyperlink>
      <w:hyperlink r:id="rId397">
        <w:r w:rsidRPr="00B670C0">
          <w:rPr>
            <w:color w:val="000000"/>
            <w:sz w:val="21"/>
            <w:szCs w:val="21"/>
          </w:rPr>
          <w:t>, 2015)</w:t>
        </w:r>
      </w:hyperlink>
      <w:r w:rsidRPr="00B670C0">
        <w:rPr>
          <w:sz w:val="21"/>
          <w:szCs w:val="21"/>
        </w:rPr>
        <w:t xml:space="preserve">. CADD (Combined Annotation-Dependent Depletion) is an annotation method which uses an SVM to annotate coding and noncoding variants in a genome </w:t>
      </w:r>
      <w:hyperlink r:id="rId398">
        <w:r w:rsidRPr="00B670C0">
          <w:rPr>
            <w:color w:val="000000"/>
            <w:sz w:val="21"/>
            <w:szCs w:val="21"/>
          </w:rPr>
          <w:t xml:space="preserve">(Kircher </w:t>
        </w:r>
      </w:hyperlink>
      <w:hyperlink r:id="rId399">
        <w:r w:rsidRPr="00B670C0">
          <w:rPr>
            <w:i/>
            <w:color w:val="000000"/>
            <w:sz w:val="21"/>
            <w:szCs w:val="21"/>
          </w:rPr>
          <w:t>et al.</w:t>
        </w:r>
      </w:hyperlink>
      <w:hyperlink r:id="rId400">
        <w:r w:rsidRPr="00B670C0">
          <w:rPr>
            <w:color w:val="000000"/>
            <w:sz w:val="21"/>
            <w:szCs w:val="21"/>
          </w:rPr>
          <w:t>, 2014)</w:t>
        </w:r>
      </w:hyperlink>
      <w:r w:rsidRPr="00B670C0">
        <w:rPr>
          <w:sz w:val="21"/>
          <w:szCs w:val="21"/>
        </w:rPr>
        <w:t xml:space="preserve">. The SVM separates simulated and observed genetic variants, but cannot identify non-linear relationships among the features </w:t>
      </w:r>
      <w:hyperlink r:id="rId401">
        <w:r w:rsidRPr="00B670C0">
          <w:rPr>
            <w:color w:val="000000"/>
            <w:sz w:val="21"/>
            <w:szCs w:val="21"/>
          </w:rPr>
          <w:t xml:space="preserve">(Kircher </w:t>
        </w:r>
      </w:hyperlink>
      <w:hyperlink r:id="rId402">
        <w:r w:rsidRPr="00B670C0">
          <w:rPr>
            <w:i/>
            <w:color w:val="000000"/>
            <w:sz w:val="21"/>
            <w:szCs w:val="21"/>
          </w:rPr>
          <w:t>et al.</w:t>
        </w:r>
      </w:hyperlink>
      <w:hyperlink r:id="rId403">
        <w:r w:rsidRPr="00B670C0">
          <w:rPr>
            <w:color w:val="000000"/>
            <w:sz w:val="21"/>
            <w:szCs w:val="21"/>
          </w:rPr>
          <w:t>, 2014)</w:t>
        </w:r>
      </w:hyperlink>
      <w:r w:rsidRPr="00B670C0">
        <w:rPr>
          <w:sz w:val="21"/>
          <w:szCs w:val="21"/>
        </w:rPr>
        <w:t xml:space="preserve">. A subsequent method, DANN (Deleterious Annotation of genetic variants using Neural Networks), uses a deep neural network which can capture non-linear relationships among features (unlike CADD) and performs better than SVMs with large numbers of samples and features </w:t>
      </w:r>
      <w:hyperlink r:id="rId404">
        <w:r w:rsidRPr="00B670C0">
          <w:rPr>
            <w:color w:val="000000"/>
            <w:sz w:val="21"/>
            <w:szCs w:val="21"/>
          </w:rPr>
          <w:t xml:space="preserve">(Quang </w:t>
        </w:r>
      </w:hyperlink>
      <w:hyperlink r:id="rId405">
        <w:r w:rsidRPr="00B670C0">
          <w:rPr>
            <w:i/>
            <w:color w:val="000000"/>
            <w:sz w:val="21"/>
            <w:szCs w:val="21"/>
          </w:rPr>
          <w:t>et al.</w:t>
        </w:r>
      </w:hyperlink>
      <w:hyperlink r:id="rId406">
        <w:r w:rsidRPr="00B670C0">
          <w:rPr>
            <w:color w:val="000000"/>
            <w:sz w:val="21"/>
            <w:szCs w:val="21"/>
          </w:rPr>
          <w:t>, 2015)</w:t>
        </w:r>
      </w:hyperlink>
      <w:r w:rsidRPr="00B670C0">
        <w:rPr>
          <w:sz w:val="21"/>
          <w:szCs w:val="21"/>
        </w:rPr>
        <w:t>. DANN is more accurate when using a testing set which contains mostly noncoding variants. However, a sufficient testing set is not necessarily available for many species.</w:t>
      </w:r>
    </w:p>
    <w:p w14:paraId="3AFF8FAE" w14:textId="77777777" w:rsidR="00831481" w:rsidRPr="00B670C0" w:rsidRDefault="00831481" w:rsidP="00B670C0">
      <w:pPr>
        <w:spacing w:line="240" w:lineRule="auto"/>
        <w:rPr>
          <w:sz w:val="21"/>
          <w:szCs w:val="21"/>
        </w:rPr>
      </w:pPr>
    </w:p>
    <w:p w14:paraId="7937CC1E" w14:textId="77777777" w:rsidR="00831481" w:rsidRPr="00B670C0" w:rsidRDefault="0035605E" w:rsidP="00B670C0">
      <w:pPr>
        <w:spacing w:line="240" w:lineRule="auto"/>
        <w:rPr>
          <w:sz w:val="21"/>
          <w:szCs w:val="21"/>
        </w:rPr>
      </w:pPr>
      <w:r w:rsidRPr="00B670C0">
        <w:rPr>
          <w:sz w:val="21"/>
          <w:szCs w:val="21"/>
        </w:rPr>
        <w:t xml:space="preserve">A recent approach, TLVar, predicts context-specific functional noncoding variants using deep transfer learning with convolutional neural networks </w:t>
      </w:r>
      <w:hyperlink r:id="rId407">
        <w:r w:rsidRPr="00B670C0">
          <w:rPr>
            <w:color w:val="000000"/>
            <w:sz w:val="21"/>
            <w:szCs w:val="21"/>
          </w:rPr>
          <w:t>(Chen and Wang, 2022)</w:t>
        </w:r>
      </w:hyperlink>
      <w:r w:rsidRPr="00B670C0">
        <w:rPr>
          <w:sz w:val="21"/>
          <w:szCs w:val="21"/>
        </w:rPr>
        <w:t xml:space="preserve">. This method has been shown to outperform deep learning approaches, but it has not been tested on cross-species analyses – its strength is in identifying tissue/cell specific variants or causal variants of diseases </w:t>
      </w:r>
      <w:hyperlink r:id="rId408">
        <w:r w:rsidRPr="00B670C0">
          <w:rPr>
            <w:color w:val="000000"/>
            <w:sz w:val="21"/>
            <w:szCs w:val="21"/>
          </w:rPr>
          <w:t>(Chen and Wang, 2022)</w:t>
        </w:r>
      </w:hyperlink>
      <w:r w:rsidRPr="00B670C0">
        <w:rPr>
          <w:sz w:val="21"/>
          <w:szCs w:val="21"/>
        </w:rPr>
        <w:t>.</w:t>
      </w:r>
    </w:p>
    <w:p w14:paraId="6C9E86CB" w14:textId="77777777" w:rsidR="00831481" w:rsidRPr="00B670C0" w:rsidRDefault="00831481" w:rsidP="00B670C0">
      <w:pPr>
        <w:spacing w:line="240" w:lineRule="auto"/>
        <w:rPr>
          <w:sz w:val="21"/>
          <w:szCs w:val="21"/>
        </w:rPr>
      </w:pPr>
    </w:p>
    <w:p w14:paraId="687AD1D1" w14:textId="45891808" w:rsidR="00831481" w:rsidRPr="00B670C0" w:rsidRDefault="0035605E" w:rsidP="00B670C0">
      <w:pPr>
        <w:spacing w:line="240" w:lineRule="auto"/>
        <w:rPr>
          <w:sz w:val="21"/>
          <w:szCs w:val="21"/>
        </w:rPr>
      </w:pPr>
      <w:r w:rsidRPr="00B670C0">
        <w:rPr>
          <w:sz w:val="21"/>
          <w:szCs w:val="21"/>
        </w:rPr>
        <w:t xml:space="preserve">Machine learning can be used to identify functional noncoding regions in species with limited resources. Data from highly studied species can be used to train a machine learning model, which is then applied to the genomes of less-well studied species to identify functional noncoding regions in these genomes. However, cross-species predictions with neural networks perform worse than predictions within the same species due to species-specific sequence repeats </w:t>
      </w:r>
      <w:hyperlink r:id="rId409">
        <w:r w:rsidRPr="00B670C0">
          <w:rPr>
            <w:color w:val="000000"/>
            <w:sz w:val="21"/>
            <w:szCs w:val="21"/>
          </w:rPr>
          <w:t xml:space="preserve">(Cochran </w:t>
        </w:r>
      </w:hyperlink>
      <w:hyperlink r:id="rId410">
        <w:r w:rsidRPr="00B670C0">
          <w:rPr>
            <w:i/>
            <w:color w:val="000000"/>
            <w:sz w:val="21"/>
            <w:szCs w:val="21"/>
          </w:rPr>
          <w:t>et al.</w:t>
        </w:r>
      </w:hyperlink>
      <w:hyperlink r:id="rId411">
        <w:r w:rsidRPr="00B670C0">
          <w:rPr>
            <w:color w:val="000000"/>
            <w:sz w:val="21"/>
            <w:szCs w:val="21"/>
          </w:rPr>
          <w:t>, 2022)</w:t>
        </w:r>
      </w:hyperlink>
      <w:r w:rsidRPr="00B670C0">
        <w:rPr>
          <w:sz w:val="21"/>
          <w:szCs w:val="21"/>
        </w:rPr>
        <w:t xml:space="preserve">. For cross-species predictions of functional noncoding regions such as TFBS to be accurate, the neural network model must be discouraged from learning the species-specific features – this can be done automatically using an augmented network architecture </w:t>
      </w:r>
      <w:hyperlink r:id="rId412">
        <w:r w:rsidRPr="00B670C0">
          <w:rPr>
            <w:color w:val="000000"/>
            <w:sz w:val="21"/>
            <w:szCs w:val="21"/>
          </w:rPr>
          <w:t xml:space="preserve">(Cochran </w:t>
        </w:r>
      </w:hyperlink>
      <w:hyperlink r:id="rId413">
        <w:r w:rsidRPr="00B670C0">
          <w:rPr>
            <w:i/>
            <w:color w:val="000000"/>
            <w:sz w:val="21"/>
            <w:szCs w:val="21"/>
          </w:rPr>
          <w:t>et al.</w:t>
        </w:r>
      </w:hyperlink>
      <w:hyperlink r:id="rId414">
        <w:r w:rsidRPr="00B670C0">
          <w:rPr>
            <w:color w:val="000000"/>
            <w:sz w:val="21"/>
            <w:szCs w:val="21"/>
          </w:rPr>
          <w:t>, 2022)</w:t>
        </w:r>
      </w:hyperlink>
      <w:r w:rsidRPr="00B670C0">
        <w:rPr>
          <w:sz w:val="21"/>
          <w:szCs w:val="21"/>
        </w:rPr>
        <w:t xml:space="preserve">. </w:t>
      </w:r>
    </w:p>
    <w:p w14:paraId="2432F83C" w14:textId="3812D2CF" w:rsidR="00230A2B" w:rsidRPr="00B670C0" w:rsidRDefault="00230A2B" w:rsidP="00B670C0">
      <w:pPr>
        <w:pStyle w:val="Heading1"/>
        <w:numPr>
          <w:ilvl w:val="0"/>
          <w:numId w:val="4"/>
        </w:numPr>
        <w:spacing w:line="240" w:lineRule="auto"/>
        <w:rPr>
          <w:sz w:val="24"/>
          <w:szCs w:val="36"/>
        </w:rPr>
      </w:pPr>
      <w:bookmarkStart w:id="25" w:name="_Toc101790696"/>
      <w:r w:rsidRPr="00B670C0">
        <w:rPr>
          <w:sz w:val="24"/>
          <w:szCs w:val="36"/>
        </w:rPr>
        <w:t>Project overview</w:t>
      </w:r>
      <w:bookmarkEnd w:id="25"/>
    </w:p>
    <w:p w14:paraId="452E18EE" w14:textId="77777777" w:rsidR="00230A2B" w:rsidRPr="00B670C0" w:rsidRDefault="00230A2B" w:rsidP="00B670C0">
      <w:pPr>
        <w:spacing w:line="240" w:lineRule="auto"/>
        <w:rPr>
          <w:sz w:val="21"/>
          <w:szCs w:val="21"/>
        </w:rPr>
      </w:pPr>
    </w:p>
    <w:p w14:paraId="4AD020B5" w14:textId="782E109C" w:rsidR="00831481" w:rsidRPr="00B670C0" w:rsidRDefault="0035605E" w:rsidP="00B670C0">
      <w:pPr>
        <w:spacing w:line="240" w:lineRule="auto"/>
        <w:rPr>
          <w:sz w:val="21"/>
          <w:szCs w:val="21"/>
        </w:rPr>
      </w:pPr>
      <w:r w:rsidRPr="00B670C0">
        <w:rPr>
          <w:sz w:val="21"/>
          <w:szCs w:val="21"/>
        </w:rPr>
        <w:t xml:space="preserve">Whilst previous research has investigated the relationship between decreased population size and an accumulation of deleterious mutations, little is known about deleterious mutations in functional noncoding regions, particularly in domesticated and wild mammal species. However, a wealth of genomic data is now available for these species, and combined with machine learning techniques, it is possible to investigate these mutations. Therefore, this project will investigate the accumulation of deleterious mutations in noncoding regions of genomes of species which have experienced a bottleneck in population size, either due to domestication-related inbreeding or threats in the wild. </w:t>
      </w:r>
    </w:p>
    <w:p w14:paraId="2D839B2B" w14:textId="77777777" w:rsidR="00831481" w:rsidRPr="00B670C0" w:rsidRDefault="00831481" w:rsidP="00B670C0">
      <w:pPr>
        <w:spacing w:line="240" w:lineRule="auto"/>
        <w:rPr>
          <w:sz w:val="21"/>
          <w:szCs w:val="21"/>
        </w:rPr>
      </w:pPr>
    </w:p>
    <w:p w14:paraId="74F68E02" w14:textId="77777777" w:rsidR="00A93A35" w:rsidRDefault="00A93A35" w:rsidP="00B670C0">
      <w:pPr>
        <w:spacing w:line="240" w:lineRule="auto"/>
        <w:rPr>
          <w:sz w:val="21"/>
          <w:szCs w:val="21"/>
        </w:rPr>
      </w:pPr>
    </w:p>
    <w:p w14:paraId="363FDBA4" w14:textId="77777777" w:rsidR="00A93A35" w:rsidRDefault="00A93A35" w:rsidP="00B670C0">
      <w:pPr>
        <w:spacing w:line="240" w:lineRule="auto"/>
        <w:rPr>
          <w:sz w:val="21"/>
          <w:szCs w:val="21"/>
        </w:rPr>
      </w:pPr>
    </w:p>
    <w:p w14:paraId="25E0DBA0" w14:textId="77777777" w:rsidR="00A93A35" w:rsidRDefault="00A93A35" w:rsidP="00B670C0">
      <w:pPr>
        <w:spacing w:line="240" w:lineRule="auto"/>
        <w:rPr>
          <w:sz w:val="21"/>
          <w:szCs w:val="21"/>
        </w:rPr>
      </w:pPr>
    </w:p>
    <w:p w14:paraId="2CE48B2D" w14:textId="4AD9F034" w:rsidR="00831481" w:rsidRPr="00B670C0" w:rsidRDefault="0035605E" w:rsidP="00B670C0">
      <w:pPr>
        <w:spacing w:line="240" w:lineRule="auto"/>
        <w:rPr>
          <w:sz w:val="21"/>
          <w:szCs w:val="21"/>
        </w:rPr>
      </w:pPr>
      <w:r w:rsidRPr="00B670C0">
        <w:rPr>
          <w:sz w:val="21"/>
          <w:szCs w:val="21"/>
        </w:rPr>
        <w:lastRenderedPageBreak/>
        <w:t xml:space="preserve">There are three main aims of this </w:t>
      </w:r>
      <w:proofErr w:type="gramStart"/>
      <w:r w:rsidRPr="00B670C0">
        <w:rPr>
          <w:sz w:val="21"/>
          <w:szCs w:val="21"/>
        </w:rPr>
        <w:t>project:.</w:t>
      </w:r>
      <w:proofErr w:type="gramEnd"/>
    </w:p>
    <w:p w14:paraId="56BC0CEC" w14:textId="77777777" w:rsidR="00831481" w:rsidRPr="00B670C0" w:rsidRDefault="00831481" w:rsidP="00B670C0">
      <w:pPr>
        <w:spacing w:line="240" w:lineRule="auto"/>
        <w:rPr>
          <w:sz w:val="21"/>
          <w:szCs w:val="21"/>
        </w:rPr>
      </w:pPr>
    </w:p>
    <w:p w14:paraId="07488FD5" w14:textId="77777777" w:rsidR="00831481" w:rsidRPr="00B670C0" w:rsidRDefault="0035605E" w:rsidP="00B670C0">
      <w:pPr>
        <w:numPr>
          <w:ilvl w:val="0"/>
          <w:numId w:val="1"/>
        </w:numPr>
        <w:spacing w:line="240" w:lineRule="auto"/>
        <w:rPr>
          <w:sz w:val="21"/>
          <w:szCs w:val="21"/>
        </w:rPr>
      </w:pPr>
      <w:r w:rsidRPr="00B670C0">
        <w:rPr>
          <w:sz w:val="21"/>
          <w:szCs w:val="21"/>
        </w:rPr>
        <w:t>Quantify population demographic history:</w:t>
      </w:r>
    </w:p>
    <w:p w14:paraId="05C2868B" w14:textId="77777777" w:rsidR="00831481" w:rsidRPr="00B670C0" w:rsidRDefault="0035605E" w:rsidP="00B670C0">
      <w:pPr>
        <w:spacing w:line="240" w:lineRule="auto"/>
        <w:rPr>
          <w:sz w:val="21"/>
          <w:szCs w:val="21"/>
        </w:rPr>
      </w:pPr>
      <w:r w:rsidRPr="00B670C0">
        <w:rPr>
          <w:sz w:val="21"/>
          <w:szCs w:val="21"/>
        </w:rPr>
        <w:t>The initial aim of the project is to assess the demographic history of domesticated and wild endangered species since their most recent common ancestor. Sequentially Markovian Coalescent models (PSMC/MSMC) will be used to infer past effective population sizes, and population data will be used where possible to further refine the demographic models.</w:t>
      </w:r>
    </w:p>
    <w:p w14:paraId="12B043C3" w14:textId="77777777" w:rsidR="00831481" w:rsidRPr="00B670C0" w:rsidRDefault="00831481" w:rsidP="00B670C0">
      <w:pPr>
        <w:spacing w:line="240" w:lineRule="auto"/>
        <w:rPr>
          <w:sz w:val="21"/>
          <w:szCs w:val="21"/>
        </w:rPr>
      </w:pPr>
    </w:p>
    <w:p w14:paraId="0F244B56" w14:textId="77777777" w:rsidR="00831481" w:rsidRPr="00B670C0" w:rsidRDefault="0035605E" w:rsidP="00B670C0">
      <w:pPr>
        <w:numPr>
          <w:ilvl w:val="0"/>
          <w:numId w:val="1"/>
        </w:numPr>
        <w:spacing w:line="240" w:lineRule="auto"/>
        <w:rPr>
          <w:sz w:val="21"/>
          <w:szCs w:val="21"/>
        </w:rPr>
      </w:pPr>
      <w:r w:rsidRPr="00B670C0">
        <w:rPr>
          <w:sz w:val="21"/>
          <w:szCs w:val="21"/>
        </w:rPr>
        <w:t>Identify noncoding regulatory elements and impact of mutations:</w:t>
      </w:r>
    </w:p>
    <w:p w14:paraId="7E6ADE42" w14:textId="723F6081" w:rsidR="00831481" w:rsidRPr="00B670C0" w:rsidRDefault="0035605E" w:rsidP="00B670C0">
      <w:pPr>
        <w:spacing w:line="240" w:lineRule="auto"/>
        <w:rPr>
          <w:sz w:val="21"/>
          <w:szCs w:val="21"/>
        </w:rPr>
      </w:pPr>
      <w:r w:rsidRPr="00B670C0">
        <w:rPr>
          <w:sz w:val="21"/>
          <w:szCs w:val="21"/>
        </w:rPr>
        <w:t>Using the wealth of genomic data available for model organisms (</w:t>
      </w:r>
      <w:r w:rsidR="00D57E1D" w:rsidRPr="00B670C0">
        <w:rPr>
          <w:sz w:val="21"/>
          <w:szCs w:val="21"/>
        </w:rPr>
        <w:t>e.g.,</w:t>
      </w:r>
      <w:r w:rsidRPr="00B670C0">
        <w:rPr>
          <w:sz w:val="21"/>
          <w:szCs w:val="21"/>
        </w:rPr>
        <w:t xml:space="preserve"> mice and humans), deep learning models (specifically convolutional neural networks) will be trained to predict functional elements such as TFBS in species with less genomic resources. Genome alignments and population data where available will be used to assess the evolution of TFBS; the demographic inferences from Aim 1 will be applied here to refine predictions. This data will also be used to identify sites with potentially deleterious mutations segregating at a high frequency.</w:t>
      </w:r>
    </w:p>
    <w:p w14:paraId="64DD76C5" w14:textId="613A1054" w:rsidR="00831481" w:rsidRPr="00B670C0" w:rsidRDefault="00831481" w:rsidP="00B670C0">
      <w:pPr>
        <w:spacing w:line="240" w:lineRule="auto"/>
        <w:rPr>
          <w:sz w:val="21"/>
          <w:szCs w:val="21"/>
        </w:rPr>
      </w:pPr>
    </w:p>
    <w:p w14:paraId="0B9150D8" w14:textId="77777777" w:rsidR="00195B8E" w:rsidRPr="00B670C0" w:rsidRDefault="00195B8E" w:rsidP="00B670C0">
      <w:pPr>
        <w:spacing w:line="240" w:lineRule="auto"/>
        <w:rPr>
          <w:sz w:val="21"/>
          <w:szCs w:val="21"/>
        </w:rPr>
      </w:pPr>
    </w:p>
    <w:p w14:paraId="1F2259E1" w14:textId="77777777" w:rsidR="00831481" w:rsidRPr="00B670C0" w:rsidRDefault="0035605E" w:rsidP="00B670C0">
      <w:pPr>
        <w:numPr>
          <w:ilvl w:val="0"/>
          <w:numId w:val="1"/>
        </w:numPr>
        <w:spacing w:line="240" w:lineRule="auto"/>
        <w:rPr>
          <w:sz w:val="21"/>
          <w:szCs w:val="21"/>
        </w:rPr>
      </w:pPr>
      <w:r w:rsidRPr="00B670C0">
        <w:rPr>
          <w:sz w:val="21"/>
          <w:szCs w:val="21"/>
        </w:rPr>
        <w:t>Characterise the impact of noncoding variants:</w:t>
      </w:r>
    </w:p>
    <w:p w14:paraId="49BCF8D2" w14:textId="33F4EC7C" w:rsidR="00831481" w:rsidRPr="00B670C0" w:rsidRDefault="0035605E" w:rsidP="00B670C0">
      <w:pPr>
        <w:spacing w:line="240" w:lineRule="auto"/>
        <w:rPr>
          <w:sz w:val="21"/>
          <w:szCs w:val="21"/>
        </w:rPr>
      </w:pPr>
      <w:r w:rsidRPr="00B670C0">
        <w:rPr>
          <w:sz w:val="21"/>
          <w:szCs w:val="21"/>
        </w:rPr>
        <w:t>The final aim of the project is to determine the impact of the variants identified in Aim 2. A low-cost plate-based luminescence assay will be used to quantify transcription factor binding affinity to synthesised DNA fragments. As transcription factors are highly conserved</w:t>
      </w:r>
      <w:ins w:id="26" w:author="Wilfried Haerty (EI)" w:date="2022-05-02T18:03:00Z">
        <w:r w:rsidR="00DC3C7D">
          <w:rPr>
            <w:sz w:val="21"/>
            <w:szCs w:val="21"/>
          </w:rPr>
          <w:t xml:space="preserve"> across Mammals</w:t>
        </w:r>
      </w:ins>
      <w:r w:rsidRPr="00B670C0">
        <w:rPr>
          <w:sz w:val="21"/>
          <w:szCs w:val="21"/>
        </w:rPr>
        <w:t xml:space="preserve">, these will be used from </w:t>
      </w:r>
      <w:del w:id="27" w:author="Wilfried Haerty (EI)" w:date="2022-05-02T18:04:00Z">
        <w:r w:rsidRPr="00B670C0" w:rsidDel="00DC3C7D">
          <w:rPr>
            <w:sz w:val="21"/>
            <w:szCs w:val="21"/>
          </w:rPr>
          <w:delText>a model organism</w:delText>
        </w:r>
      </w:del>
      <w:ins w:id="28" w:author="Wilfried Haerty (EI)" w:date="2022-05-02T18:04:00Z">
        <w:r w:rsidR="00DC3C7D">
          <w:rPr>
            <w:sz w:val="21"/>
            <w:szCs w:val="21"/>
          </w:rPr>
          <w:t>human, mouse, and dog</w:t>
        </w:r>
      </w:ins>
      <w:r w:rsidRPr="00B670C0">
        <w:rPr>
          <w:sz w:val="21"/>
          <w:szCs w:val="21"/>
        </w:rPr>
        <w:t xml:space="preserve"> </w:t>
      </w:r>
      <w:commentRangeStart w:id="29"/>
      <w:r w:rsidRPr="00B670C0">
        <w:rPr>
          <w:sz w:val="21"/>
          <w:szCs w:val="21"/>
        </w:rPr>
        <w:t>[</w:t>
      </w:r>
      <w:r w:rsidRPr="00B670C0">
        <w:rPr>
          <w:sz w:val="21"/>
          <w:szCs w:val="21"/>
          <w:shd w:val="clear" w:color="auto" w:fill="F1C232"/>
        </w:rPr>
        <w:t>check?</w:t>
      </w:r>
      <w:r w:rsidRPr="00B670C0">
        <w:rPr>
          <w:sz w:val="21"/>
          <w:szCs w:val="21"/>
        </w:rPr>
        <w:t>].</w:t>
      </w:r>
      <w:commentRangeEnd w:id="29"/>
      <w:r w:rsidRPr="00B670C0">
        <w:rPr>
          <w:sz w:val="21"/>
          <w:szCs w:val="21"/>
        </w:rPr>
        <w:commentReference w:id="29"/>
      </w:r>
    </w:p>
    <w:p w14:paraId="1BF70724" w14:textId="6687F40B" w:rsidR="00230A2B" w:rsidRPr="00B670C0" w:rsidRDefault="00230A2B" w:rsidP="00B670C0">
      <w:pPr>
        <w:pStyle w:val="Heading1"/>
        <w:numPr>
          <w:ilvl w:val="0"/>
          <w:numId w:val="4"/>
        </w:numPr>
        <w:spacing w:line="240" w:lineRule="auto"/>
        <w:rPr>
          <w:sz w:val="24"/>
          <w:szCs w:val="36"/>
        </w:rPr>
      </w:pPr>
      <w:bookmarkStart w:id="30" w:name="_Toc101790697"/>
      <w:r w:rsidRPr="00B670C0">
        <w:rPr>
          <w:sz w:val="24"/>
          <w:szCs w:val="36"/>
        </w:rPr>
        <w:t>Work to date: Background</w:t>
      </w:r>
      <w:bookmarkEnd w:id="30"/>
      <w:r w:rsidRPr="00B670C0">
        <w:rPr>
          <w:sz w:val="24"/>
          <w:szCs w:val="36"/>
        </w:rPr>
        <w:t xml:space="preserve"> </w:t>
      </w:r>
    </w:p>
    <w:p w14:paraId="01E4C21A" w14:textId="0718A1C6" w:rsidR="00831481" w:rsidRPr="00B670C0" w:rsidRDefault="0035605E" w:rsidP="00B670C0">
      <w:pPr>
        <w:spacing w:line="240" w:lineRule="auto"/>
        <w:rPr>
          <w:b/>
          <w:sz w:val="21"/>
          <w:szCs w:val="21"/>
        </w:rPr>
      </w:pPr>
      <w:r w:rsidRPr="00B670C0">
        <w:rPr>
          <w:sz w:val="21"/>
          <w:szCs w:val="21"/>
        </w:rPr>
        <w:t xml:space="preserve">To gain the skills and experience needed to undertake the project, an initial study was conducted using a subset of genomes from the Zoonomia project: the Felidae. </w:t>
      </w:r>
    </w:p>
    <w:p w14:paraId="3FF6FDCB" w14:textId="77777777" w:rsidR="00831481" w:rsidRPr="00B670C0" w:rsidRDefault="0035605E" w:rsidP="00B670C0">
      <w:pPr>
        <w:pStyle w:val="Heading2"/>
        <w:spacing w:line="240" w:lineRule="auto"/>
        <w:rPr>
          <w:sz w:val="21"/>
          <w:szCs w:val="28"/>
        </w:rPr>
      </w:pPr>
      <w:bookmarkStart w:id="31" w:name="_Toc101790698"/>
      <w:r w:rsidRPr="00B670C0">
        <w:rPr>
          <w:sz w:val="21"/>
          <w:szCs w:val="28"/>
        </w:rPr>
        <w:t>7.1. Felidae</w:t>
      </w:r>
      <w:bookmarkEnd w:id="31"/>
    </w:p>
    <w:p w14:paraId="01731DE2" w14:textId="77777777" w:rsidR="00831481" w:rsidRPr="00B670C0" w:rsidRDefault="00831481" w:rsidP="00B670C0">
      <w:pPr>
        <w:spacing w:line="240" w:lineRule="auto"/>
        <w:rPr>
          <w:sz w:val="21"/>
          <w:szCs w:val="21"/>
        </w:rPr>
      </w:pPr>
    </w:p>
    <w:p w14:paraId="384E1602" w14:textId="77777777" w:rsidR="00831481" w:rsidRPr="00B670C0" w:rsidRDefault="0035605E" w:rsidP="00B670C0">
      <w:pPr>
        <w:spacing w:line="240" w:lineRule="auto"/>
        <w:rPr>
          <w:sz w:val="21"/>
          <w:szCs w:val="21"/>
        </w:rPr>
      </w:pPr>
      <w:r w:rsidRPr="00B670C0">
        <w:rPr>
          <w:sz w:val="21"/>
          <w:szCs w:val="21"/>
        </w:rPr>
        <w:t xml:space="preserve">Felidae is a family of mammals in the Carnivora order containing 38 extant species across the globe </w:t>
      </w:r>
      <w:hyperlink r:id="rId415">
        <w:r w:rsidRPr="00B670C0">
          <w:rPr>
            <w:color w:val="000000"/>
            <w:sz w:val="21"/>
            <w:szCs w:val="21"/>
          </w:rPr>
          <w:t>(Samaha, 2021)</w:t>
        </w:r>
      </w:hyperlink>
      <w:r w:rsidRPr="00B670C0">
        <w:rPr>
          <w:sz w:val="21"/>
          <w:szCs w:val="21"/>
        </w:rPr>
        <w:t xml:space="preserve">. The species are divided into two subfamilies, Pantherinae and Felinae, split into 14 genera </w:t>
      </w:r>
      <w:hyperlink r:id="rId416">
        <w:r w:rsidRPr="00B670C0">
          <w:rPr>
            <w:color w:val="000000"/>
            <w:sz w:val="21"/>
            <w:szCs w:val="21"/>
          </w:rPr>
          <w:t>(Samaha, 2021)</w:t>
        </w:r>
      </w:hyperlink>
      <w:r w:rsidRPr="00B670C0">
        <w:rPr>
          <w:sz w:val="21"/>
          <w:szCs w:val="21"/>
        </w:rPr>
        <w:t xml:space="preserve"> (Figure 5). Pantherinae includes the Panthera and Neofelis genera, whilst Felinae spans the rest of the family, including the puma, cheetah and domestic cat.  </w:t>
      </w:r>
    </w:p>
    <w:p w14:paraId="26AF1954" w14:textId="77777777" w:rsidR="00831481" w:rsidRPr="00B670C0" w:rsidRDefault="0035605E" w:rsidP="00B670C0">
      <w:pPr>
        <w:spacing w:line="240" w:lineRule="auto"/>
        <w:rPr>
          <w:sz w:val="21"/>
          <w:szCs w:val="21"/>
        </w:rPr>
      </w:pPr>
      <w:r w:rsidRPr="00B670C0">
        <w:rPr>
          <w:noProof/>
          <w:sz w:val="21"/>
          <w:szCs w:val="21"/>
        </w:rPr>
        <w:lastRenderedPageBreak/>
        <w:drawing>
          <wp:inline distT="114300" distB="114300" distL="114300" distR="114300" wp14:anchorId="35AA22FB" wp14:editId="5B0CBCF1">
            <wp:extent cx="5943600" cy="6210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7"/>
                    <a:srcRect/>
                    <a:stretch>
                      <a:fillRect/>
                    </a:stretch>
                  </pic:blipFill>
                  <pic:spPr>
                    <a:xfrm>
                      <a:off x="0" y="0"/>
                      <a:ext cx="5943600" cy="6210300"/>
                    </a:xfrm>
                    <a:prstGeom prst="rect">
                      <a:avLst/>
                    </a:prstGeom>
                    <a:ln/>
                  </pic:spPr>
                </pic:pic>
              </a:graphicData>
            </a:graphic>
          </wp:inline>
        </w:drawing>
      </w:r>
    </w:p>
    <w:p w14:paraId="266B7F36" w14:textId="77777777" w:rsidR="00831481" w:rsidRPr="00B670C0" w:rsidRDefault="0035605E" w:rsidP="00B670C0">
      <w:pPr>
        <w:spacing w:line="240" w:lineRule="auto"/>
        <w:rPr>
          <w:sz w:val="18"/>
          <w:szCs w:val="18"/>
        </w:rPr>
      </w:pPr>
      <w:r w:rsidRPr="00B670C0">
        <w:rPr>
          <w:b/>
          <w:sz w:val="18"/>
          <w:szCs w:val="18"/>
          <w:highlight w:val="white"/>
        </w:rPr>
        <w:t>Figure 5.</w:t>
      </w:r>
      <w:r w:rsidRPr="00B670C0">
        <w:rPr>
          <w:sz w:val="18"/>
          <w:szCs w:val="18"/>
          <w:highlight w:val="white"/>
        </w:rPr>
        <w:t xml:space="preserve"> Phylogeny of all extant felid species </w:t>
      </w:r>
      <w:hyperlink r:id="rId418">
        <w:r w:rsidRPr="00B670C0">
          <w:rPr>
            <w:color w:val="000000"/>
            <w:sz w:val="18"/>
            <w:szCs w:val="18"/>
            <w:highlight w:val="white"/>
          </w:rPr>
          <w:t>(Samaha, 2021)</w:t>
        </w:r>
      </w:hyperlink>
      <w:r w:rsidRPr="00B670C0">
        <w:rPr>
          <w:sz w:val="18"/>
          <w:szCs w:val="18"/>
        </w:rPr>
        <w:t>.</w:t>
      </w:r>
    </w:p>
    <w:p w14:paraId="04FC1057" w14:textId="77777777" w:rsidR="00831481" w:rsidRPr="00B670C0" w:rsidRDefault="00831481" w:rsidP="00B670C0">
      <w:pPr>
        <w:spacing w:line="240" w:lineRule="auto"/>
        <w:rPr>
          <w:sz w:val="21"/>
          <w:szCs w:val="21"/>
        </w:rPr>
      </w:pPr>
    </w:p>
    <w:p w14:paraId="550B854A" w14:textId="77777777" w:rsidR="00831481" w:rsidRPr="00B670C0" w:rsidRDefault="0035605E" w:rsidP="00B670C0">
      <w:pPr>
        <w:spacing w:line="240" w:lineRule="auto"/>
        <w:rPr>
          <w:sz w:val="21"/>
          <w:szCs w:val="21"/>
        </w:rPr>
      </w:pPr>
      <w:r w:rsidRPr="00B670C0">
        <w:rPr>
          <w:sz w:val="21"/>
          <w:szCs w:val="21"/>
        </w:rPr>
        <w:t xml:space="preserve">This study utilises the reference genomes of eight felid species: </w:t>
      </w:r>
      <w:r w:rsidRPr="00B670C0">
        <w:rPr>
          <w:i/>
          <w:sz w:val="21"/>
          <w:szCs w:val="21"/>
        </w:rPr>
        <w:t xml:space="preserve">Acinonyx jubatus </w:t>
      </w:r>
      <w:r w:rsidRPr="00B670C0">
        <w:rPr>
          <w:sz w:val="21"/>
          <w:szCs w:val="21"/>
        </w:rPr>
        <w:t xml:space="preserve">(cheetah) </w:t>
      </w:r>
      <w:hyperlink r:id="rId419">
        <w:r w:rsidRPr="00B670C0">
          <w:rPr>
            <w:color w:val="000000"/>
            <w:sz w:val="21"/>
            <w:szCs w:val="21"/>
          </w:rPr>
          <w:t xml:space="preserve">(Dobrynin </w:t>
        </w:r>
      </w:hyperlink>
      <w:hyperlink r:id="rId420">
        <w:r w:rsidRPr="00B670C0">
          <w:rPr>
            <w:i/>
            <w:color w:val="000000"/>
            <w:sz w:val="21"/>
            <w:szCs w:val="21"/>
          </w:rPr>
          <w:t>et al.</w:t>
        </w:r>
      </w:hyperlink>
      <w:hyperlink r:id="rId421">
        <w:r w:rsidRPr="00B670C0">
          <w:rPr>
            <w:color w:val="000000"/>
            <w:sz w:val="21"/>
            <w:szCs w:val="21"/>
          </w:rPr>
          <w:t>, 2015)</w:t>
        </w:r>
      </w:hyperlink>
      <w:r w:rsidRPr="00B670C0">
        <w:rPr>
          <w:sz w:val="21"/>
          <w:szCs w:val="21"/>
        </w:rPr>
        <w:t xml:space="preserve">, </w:t>
      </w:r>
      <w:r w:rsidRPr="00B670C0">
        <w:rPr>
          <w:i/>
          <w:sz w:val="21"/>
          <w:szCs w:val="21"/>
        </w:rPr>
        <w:t xml:space="preserve">Felis catus </w:t>
      </w:r>
      <w:r w:rsidRPr="00B670C0">
        <w:rPr>
          <w:sz w:val="21"/>
          <w:szCs w:val="21"/>
        </w:rPr>
        <w:t xml:space="preserve">(domestic cat) </w:t>
      </w:r>
      <w:hyperlink r:id="rId422">
        <w:r w:rsidRPr="00B670C0">
          <w:rPr>
            <w:color w:val="000000"/>
            <w:sz w:val="21"/>
            <w:szCs w:val="21"/>
          </w:rPr>
          <w:t xml:space="preserve">(Buckley </w:t>
        </w:r>
      </w:hyperlink>
      <w:hyperlink r:id="rId423">
        <w:r w:rsidRPr="00B670C0">
          <w:rPr>
            <w:i/>
            <w:color w:val="000000"/>
            <w:sz w:val="21"/>
            <w:szCs w:val="21"/>
          </w:rPr>
          <w:t>et al.</w:t>
        </w:r>
      </w:hyperlink>
      <w:hyperlink r:id="rId424">
        <w:r w:rsidRPr="00B670C0">
          <w:rPr>
            <w:color w:val="000000"/>
            <w:sz w:val="21"/>
            <w:szCs w:val="21"/>
          </w:rPr>
          <w:t>, 2020)</w:t>
        </w:r>
      </w:hyperlink>
      <w:r w:rsidRPr="00B670C0">
        <w:rPr>
          <w:sz w:val="21"/>
          <w:szCs w:val="21"/>
        </w:rPr>
        <w:t xml:space="preserve">, </w:t>
      </w:r>
      <w:r w:rsidRPr="00B670C0">
        <w:rPr>
          <w:i/>
          <w:sz w:val="21"/>
          <w:szCs w:val="21"/>
        </w:rPr>
        <w:t xml:space="preserve">Felis nigripes </w:t>
      </w:r>
      <w:r w:rsidRPr="00B670C0">
        <w:rPr>
          <w:sz w:val="21"/>
          <w:szCs w:val="21"/>
        </w:rPr>
        <w:t xml:space="preserve">(black-footed cat) </w:t>
      </w:r>
      <w:hyperlink r:id="rId425">
        <w:r w:rsidRPr="00B670C0">
          <w:rPr>
            <w:color w:val="000000"/>
            <w:sz w:val="21"/>
            <w:szCs w:val="21"/>
          </w:rPr>
          <w:t>(Zoonomia Consortium, 2020)</w:t>
        </w:r>
      </w:hyperlink>
      <w:r w:rsidRPr="00B670C0">
        <w:rPr>
          <w:sz w:val="21"/>
          <w:szCs w:val="21"/>
        </w:rPr>
        <w:t xml:space="preserve">, </w:t>
      </w:r>
      <w:r w:rsidRPr="00B670C0">
        <w:rPr>
          <w:i/>
          <w:sz w:val="21"/>
          <w:szCs w:val="21"/>
        </w:rPr>
        <w:t>Panthera leo</w:t>
      </w:r>
      <w:r w:rsidRPr="00B670C0">
        <w:rPr>
          <w:sz w:val="21"/>
          <w:szCs w:val="21"/>
        </w:rPr>
        <w:t xml:space="preserve"> (lion) </w:t>
      </w:r>
      <w:hyperlink r:id="rId426">
        <w:r w:rsidRPr="00B670C0">
          <w:rPr>
            <w:color w:val="000000"/>
            <w:sz w:val="21"/>
            <w:szCs w:val="21"/>
          </w:rPr>
          <w:t xml:space="preserve">(E. E. Armstrong </w:t>
        </w:r>
      </w:hyperlink>
      <w:hyperlink r:id="rId427">
        <w:r w:rsidRPr="00B670C0">
          <w:rPr>
            <w:i/>
            <w:color w:val="000000"/>
            <w:sz w:val="21"/>
            <w:szCs w:val="21"/>
          </w:rPr>
          <w:t>et al.</w:t>
        </w:r>
      </w:hyperlink>
      <w:hyperlink r:id="rId428">
        <w:r w:rsidRPr="00B670C0">
          <w:rPr>
            <w:color w:val="000000"/>
            <w:sz w:val="21"/>
            <w:szCs w:val="21"/>
          </w:rPr>
          <w:t>, 2020)</w:t>
        </w:r>
      </w:hyperlink>
      <w:r w:rsidRPr="00B670C0">
        <w:rPr>
          <w:sz w:val="21"/>
          <w:szCs w:val="21"/>
        </w:rPr>
        <w:t xml:space="preserve">, </w:t>
      </w:r>
      <w:r w:rsidRPr="00B670C0">
        <w:rPr>
          <w:i/>
          <w:sz w:val="21"/>
          <w:szCs w:val="21"/>
        </w:rPr>
        <w:t>Panthera onca</w:t>
      </w:r>
      <w:r w:rsidRPr="00B670C0">
        <w:rPr>
          <w:sz w:val="21"/>
          <w:szCs w:val="21"/>
        </w:rPr>
        <w:t xml:space="preserve"> (jaguar) </w:t>
      </w:r>
      <w:hyperlink r:id="rId429">
        <w:r w:rsidRPr="00B670C0">
          <w:rPr>
            <w:color w:val="000000"/>
            <w:sz w:val="21"/>
            <w:szCs w:val="21"/>
          </w:rPr>
          <w:t>(Zoonomia Consortium, 2020)</w:t>
        </w:r>
      </w:hyperlink>
      <w:r w:rsidRPr="00B670C0">
        <w:rPr>
          <w:sz w:val="21"/>
          <w:szCs w:val="21"/>
        </w:rPr>
        <w:t xml:space="preserve">, </w:t>
      </w:r>
      <w:r w:rsidRPr="00B670C0">
        <w:rPr>
          <w:i/>
          <w:sz w:val="21"/>
          <w:szCs w:val="21"/>
        </w:rPr>
        <w:t xml:space="preserve">Panthera pardus </w:t>
      </w:r>
      <w:r w:rsidRPr="00B670C0">
        <w:rPr>
          <w:sz w:val="21"/>
          <w:szCs w:val="21"/>
        </w:rPr>
        <w:t xml:space="preserve">(leopard) </w:t>
      </w:r>
      <w:hyperlink r:id="rId430">
        <w:r w:rsidRPr="00B670C0">
          <w:rPr>
            <w:color w:val="000000"/>
            <w:sz w:val="21"/>
            <w:szCs w:val="21"/>
          </w:rPr>
          <w:t xml:space="preserve">(Kim </w:t>
        </w:r>
      </w:hyperlink>
      <w:hyperlink r:id="rId431">
        <w:r w:rsidRPr="00B670C0">
          <w:rPr>
            <w:i/>
            <w:color w:val="000000"/>
            <w:sz w:val="21"/>
            <w:szCs w:val="21"/>
          </w:rPr>
          <w:t>et al.</w:t>
        </w:r>
      </w:hyperlink>
      <w:hyperlink r:id="rId432">
        <w:r w:rsidRPr="00B670C0">
          <w:rPr>
            <w:color w:val="000000"/>
            <w:sz w:val="21"/>
            <w:szCs w:val="21"/>
          </w:rPr>
          <w:t>, 2016)</w:t>
        </w:r>
      </w:hyperlink>
      <w:r w:rsidRPr="00B670C0">
        <w:rPr>
          <w:sz w:val="21"/>
          <w:szCs w:val="21"/>
        </w:rPr>
        <w:t xml:space="preserve">, </w:t>
      </w:r>
      <w:r w:rsidRPr="00B670C0">
        <w:rPr>
          <w:i/>
          <w:sz w:val="21"/>
          <w:szCs w:val="21"/>
        </w:rPr>
        <w:t xml:space="preserve">Panthera tigris </w:t>
      </w:r>
      <w:r w:rsidRPr="00B670C0">
        <w:rPr>
          <w:sz w:val="21"/>
          <w:szCs w:val="21"/>
        </w:rPr>
        <w:t xml:space="preserve">(tiger) </w:t>
      </w:r>
      <w:hyperlink r:id="rId433">
        <w:r w:rsidRPr="00B670C0">
          <w:rPr>
            <w:color w:val="000000"/>
            <w:sz w:val="21"/>
            <w:szCs w:val="21"/>
          </w:rPr>
          <w:t xml:space="preserve">(Cho </w:t>
        </w:r>
      </w:hyperlink>
      <w:hyperlink r:id="rId434">
        <w:r w:rsidRPr="00B670C0">
          <w:rPr>
            <w:i/>
            <w:color w:val="000000"/>
            <w:sz w:val="21"/>
            <w:szCs w:val="21"/>
          </w:rPr>
          <w:t>et al.</w:t>
        </w:r>
      </w:hyperlink>
      <w:hyperlink r:id="rId435">
        <w:r w:rsidRPr="00B670C0">
          <w:rPr>
            <w:color w:val="000000"/>
            <w:sz w:val="21"/>
            <w:szCs w:val="21"/>
          </w:rPr>
          <w:t>, 2013)</w:t>
        </w:r>
      </w:hyperlink>
      <w:r w:rsidRPr="00B670C0">
        <w:rPr>
          <w:sz w:val="21"/>
          <w:szCs w:val="21"/>
        </w:rPr>
        <w:t xml:space="preserve"> and </w:t>
      </w:r>
      <w:r w:rsidRPr="00B670C0">
        <w:rPr>
          <w:i/>
          <w:sz w:val="21"/>
          <w:szCs w:val="21"/>
        </w:rPr>
        <w:t xml:space="preserve">Puma concolor </w:t>
      </w:r>
      <w:r w:rsidRPr="00B670C0">
        <w:rPr>
          <w:sz w:val="21"/>
          <w:szCs w:val="21"/>
        </w:rPr>
        <w:t xml:space="preserve">(puma) </w:t>
      </w:r>
      <w:hyperlink r:id="rId436">
        <w:r w:rsidRPr="00B670C0">
          <w:rPr>
            <w:color w:val="000000"/>
            <w:sz w:val="21"/>
            <w:szCs w:val="21"/>
          </w:rPr>
          <w:t xml:space="preserve">(Saremi </w:t>
        </w:r>
      </w:hyperlink>
      <w:hyperlink r:id="rId437">
        <w:r w:rsidRPr="00B670C0">
          <w:rPr>
            <w:i/>
            <w:color w:val="000000"/>
            <w:sz w:val="21"/>
            <w:szCs w:val="21"/>
          </w:rPr>
          <w:t>et al.</w:t>
        </w:r>
      </w:hyperlink>
      <w:hyperlink r:id="rId438">
        <w:r w:rsidRPr="00B670C0">
          <w:rPr>
            <w:color w:val="000000"/>
            <w:sz w:val="21"/>
            <w:szCs w:val="21"/>
          </w:rPr>
          <w:t>, 2019)</w:t>
        </w:r>
      </w:hyperlink>
      <w:r w:rsidRPr="00B670C0">
        <w:rPr>
          <w:sz w:val="21"/>
          <w:szCs w:val="21"/>
        </w:rPr>
        <w:t>.</w:t>
      </w:r>
    </w:p>
    <w:p w14:paraId="36053DC0" w14:textId="77777777" w:rsidR="00831481" w:rsidRPr="00B670C0" w:rsidRDefault="00831481" w:rsidP="00B670C0">
      <w:pPr>
        <w:spacing w:line="240" w:lineRule="auto"/>
        <w:rPr>
          <w:sz w:val="21"/>
          <w:szCs w:val="21"/>
        </w:rPr>
      </w:pPr>
    </w:p>
    <w:p w14:paraId="021ECEBD" w14:textId="77777777" w:rsidR="00831481" w:rsidRPr="00B670C0" w:rsidRDefault="0035605E" w:rsidP="00B670C0">
      <w:pPr>
        <w:spacing w:line="240" w:lineRule="auto"/>
        <w:rPr>
          <w:sz w:val="21"/>
          <w:szCs w:val="21"/>
        </w:rPr>
      </w:pPr>
      <w:r w:rsidRPr="00B670C0">
        <w:rPr>
          <w:sz w:val="21"/>
          <w:szCs w:val="21"/>
        </w:rPr>
        <w:t>The Zoonomia project generated two new reference genomes (</w:t>
      </w:r>
      <w:r w:rsidRPr="00B670C0">
        <w:rPr>
          <w:i/>
          <w:sz w:val="21"/>
          <w:szCs w:val="21"/>
        </w:rPr>
        <w:t>P. onca</w:t>
      </w:r>
      <w:r w:rsidRPr="00B670C0">
        <w:rPr>
          <w:sz w:val="21"/>
          <w:szCs w:val="21"/>
        </w:rPr>
        <w:t xml:space="preserve"> and </w:t>
      </w:r>
      <w:r w:rsidRPr="00B670C0">
        <w:rPr>
          <w:i/>
          <w:sz w:val="21"/>
          <w:szCs w:val="21"/>
        </w:rPr>
        <w:t>F. nigripes</w:t>
      </w:r>
      <w:r w:rsidRPr="00B670C0">
        <w:rPr>
          <w:sz w:val="21"/>
          <w:szCs w:val="21"/>
        </w:rPr>
        <w:t xml:space="preserve">), meaning limited work has been done on these genomes so far. Additionally, several genomes are chromosome-level, namely the domestic cat </w:t>
      </w:r>
      <w:hyperlink r:id="rId439">
        <w:r w:rsidRPr="00B670C0">
          <w:rPr>
            <w:color w:val="000000"/>
            <w:sz w:val="21"/>
            <w:szCs w:val="21"/>
          </w:rPr>
          <w:t xml:space="preserve">(Buckley </w:t>
        </w:r>
      </w:hyperlink>
      <w:hyperlink r:id="rId440">
        <w:r w:rsidRPr="00B670C0">
          <w:rPr>
            <w:i/>
            <w:color w:val="000000"/>
            <w:sz w:val="21"/>
            <w:szCs w:val="21"/>
          </w:rPr>
          <w:t>et al.</w:t>
        </w:r>
      </w:hyperlink>
      <w:hyperlink r:id="rId441">
        <w:r w:rsidRPr="00B670C0">
          <w:rPr>
            <w:color w:val="000000"/>
            <w:sz w:val="21"/>
            <w:szCs w:val="21"/>
          </w:rPr>
          <w:t>, 2020)</w:t>
        </w:r>
      </w:hyperlink>
      <w:r w:rsidRPr="00B670C0">
        <w:rPr>
          <w:sz w:val="21"/>
          <w:szCs w:val="21"/>
        </w:rPr>
        <w:t xml:space="preserve"> and the lion </w:t>
      </w:r>
      <w:hyperlink r:id="rId442">
        <w:r w:rsidRPr="00B670C0">
          <w:rPr>
            <w:color w:val="000000"/>
            <w:sz w:val="21"/>
            <w:szCs w:val="21"/>
          </w:rPr>
          <w:t xml:space="preserve">(E. E. Armstrong </w:t>
        </w:r>
      </w:hyperlink>
      <w:hyperlink r:id="rId443">
        <w:r w:rsidRPr="00B670C0">
          <w:rPr>
            <w:i/>
            <w:color w:val="000000"/>
            <w:sz w:val="21"/>
            <w:szCs w:val="21"/>
          </w:rPr>
          <w:t>et al.</w:t>
        </w:r>
      </w:hyperlink>
      <w:hyperlink r:id="rId444">
        <w:r w:rsidRPr="00B670C0">
          <w:rPr>
            <w:color w:val="000000"/>
            <w:sz w:val="21"/>
            <w:szCs w:val="21"/>
          </w:rPr>
          <w:t>, 2020)</w:t>
        </w:r>
      </w:hyperlink>
      <w:r w:rsidRPr="00B670C0">
        <w:rPr>
          <w:sz w:val="21"/>
          <w:szCs w:val="21"/>
        </w:rPr>
        <w:t xml:space="preserve">. Therefore, the species chosen for this work will enable new insight into the genomics of Felidae. </w:t>
      </w:r>
    </w:p>
    <w:p w14:paraId="72EDCFEB" w14:textId="77777777" w:rsidR="00831481" w:rsidRPr="00B670C0" w:rsidRDefault="00831481" w:rsidP="00B670C0">
      <w:pPr>
        <w:spacing w:line="240" w:lineRule="auto"/>
        <w:rPr>
          <w:sz w:val="21"/>
          <w:szCs w:val="21"/>
        </w:rPr>
      </w:pPr>
    </w:p>
    <w:p w14:paraId="6463E62D" w14:textId="5702DA02" w:rsidR="00831481" w:rsidRPr="00B670C0" w:rsidRDefault="0035605E" w:rsidP="00B670C0">
      <w:pPr>
        <w:spacing w:line="240" w:lineRule="auto"/>
        <w:rPr>
          <w:sz w:val="21"/>
          <w:szCs w:val="21"/>
        </w:rPr>
      </w:pPr>
      <w:r w:rsidRPr="00B670C0">
        <w:rPr>
          <w:sz w:val="21"/>
          <w:szCs w:val="21"/>
        </w:rPr>
        <w:t xml:space="preserve">Felidae was chosen as it is a good representative family with examples of the demographic features that will be seen in the domesticated and wild endangered species later in my project. For example, some species have experienced historic bottlenecks and historically low </w:t>
      </w:r>
      <w:r w:rsidRPr="00B670C0">
        <w:rPr>
          <w:i/>
          <w:sz w:val="21"/>
          <w:szCs w:val="21"/>
        </w:rPr>
        <w:t>N</w:t>
      </w:r>
      <w:r w:rsidRPr="00B670C0">
        <w:rPr>
          <w:i/>
          <w:sz w:val="21"/>
          <w:szCs w:val="21"/>
          <w:vertAlign w:val="subscript"/>
        </w:rPr>
        <w:t>e</w:t>
      </w:r>
      <w:r w:rsidRPr="00B670C0">
        <w:rPr>
          <w:sz w:val="21"/>
          <w:szCs w:val="21"/>
        </w:rPr>
        <w:t xml:space="preserve">s whereas other species have had more recent declines. It is also possible to compare the domestic cat to wild felids. The Felidae are also a good family to use due to the high levels of conserved synteny between felids, as has been seen between the lion, Panthera genus and the domestic cat </w:t>
      </w:r>
      <w:hyperlink r:id="rId445">
        <w:r w:rsidRPr="00B670C0">
          <w:rPr>
            <w:color w:val="000000"/>
            <w:sz w:val="21"/>
            <w:szCs w:val="21"/>
          </w:rPr>
          <w:t xml:space="preserve">(E. E. Armstrong </w:t>
        </w:r>
      </w:hyperlink>
      <w:hyperlink r:id="rId446">
        <w:r w:rsidRPr="00B670C0">
          <w:rPr>
            <w:i/>
            <w:color w:val="000000"/>
            <w:sz w:val="21"/>
            <w:szCs w:val="21"/>
          </w:rPr>
          <w:t>et al.</w:t>
        </w:r>
      </w:hyperlink>
      <w:hyperlink r:id="rId447">
        <w:r w:rsidRPr="00B670C0">
          <w:rPr>
            <w:color w:val="000000"/>
            <w:sz w:val="21"/>
            <w:szCs w:val="21"/>
          </w:rPr>
          <w:t>, 2020)</w:t>
        </w:r>
      </w:hyperlink>
      <w:r w:rsidRPr="00B670C0">
        <w:rPr>
          <w:sz w:val="21"/>
          <w:szCs w:val="21"/>
        </w:rPr>
        <w:t xml:space="preserve"> and between the domestic cat, cheetah, snow leopard and Sumatran tiger </w:t>
      </w:r>
      <w:hyperlink r:id="rId448">
        <w:r w:rsidRPr="00B670C0">
          <w:rPr>
            <w:color w:val="000000"/>
            <w:sz w:val="21"/>
            <w:szCs w:val="21"/>
          </w:rPr>
          <w:t xml:space="preserve">(Samaha </w:t>
        </w:r>
      </w:hyperlink>
      <w:hyperlink r:id="rId449">
        <w:r w:rsidRPr="00B670C0">
          <w:rPr>
            <w:i/>
            <w:color w:val="000000"/>
            <w:sz w:val="21"/>
            <w:szCs w:val="21"/>
          </w:rPr>
          <w:t>et al.</w:t>
        </w:r>
      </w:hyperlink>
      <w:hyperlink r:id="rId450">
        <w:r w:rsidRPr="00B670C0">
          <w:rPr>
            <w:color w:val="000000"/>
            <w:sz w:val="21"/>
            <w:szCs w:val="21"/>
          </w:rPr>
          <w:t>, 2021)</w:t>
        </w:r>
      </w:hyperlink>
      <w:r w:rsidRPr="00B670C0">
        <w:rPr>
          <w:sz w:val="21"/>
          <w:szCs w:val="21"/>
        </w:rPr>
        <w:t xml:space="preserve">. </w:t>
      </w:r>
    </w:p>
    <w:p w14:paraId="67824787" w14:textId="77777777" w:rsidR="00831481" w:rsidRPr="00B670C0" w:rsidRDefault="0035605E" w:rsidP="00B670C0">
      <w:pPr>
        <w:pStyle w:val="Heading2"/>
        <w:spacing w:line="240" w:lineRule="auto"/>
        <w:rPr>
          <w:sz w:val="21"/>
          <w:szCs w:val="28"/>
        </w:rPr>
      </w:pPr>
      <w:bookmarkStart w:id="32" w:name="_Toc101790699"/>
      <w:r w:rsidRPr="00B670C0">
        <w:rPr>
          <w:sz w:val="21"/>
          <w:szCs w:val="28"/>
        </w:rPr>
        <w:t>7.2. Demographic histories</w:t>
      </w:r>
      <w:bookmarkEnd w:id="32"/>
    </w:p>
    <w:p w14:paraId="0BFEF790" w14:textId="77777777" w:rsidR="00831481" w:rsidRPr="00B670C0" w:rsidRDefault="00831481" w:rsidP="00B670C0">
      <w:pPr>
        <w:spacing w:line="240" w:lineRule="auto"/>
        <w:rPr>
          <w:sz w:val="21"/>
          <w:szCs w:val="21"/>
        </w:rPr>
      </w:pPr>
    </w:p>
    <w:p w14:paraId="7EC4E4C4" w14:textId="659AC324" w:rsidR="00831481" w:rsidRPr="00B670C0" w:rsidRDefault="0035605E" w:rsidP="00B670C0">
      <w:pPr>
        <w:spacing w:line="240" w:lineRule="auto"/>
        <w:rPr>
          <w:sz w:val="21"/>
          <w:szCs w:val="21"/>
        </w:rPr>
      </w:pPr>
      <w:r w:rsidRPr="00B670C0">
        <w:rPr>
          <w:sz w:val="21"/>
          <w:szCs w:val="21"/>
        </w:rPr>
        <w:t xml:space="preserve">The demographic histories of these species are varied, making them an interesting family to study. Here, I will summarise current literature on the demographic histories of the eight felid species I am investigating. </w:t>
      </w:r>
    </w:p>
    <w:p w14:paraId="4346DCCF" w14:textId="4A89D10E" w:rsidR="00831481" w:rsidRPr="00B670C0" w:rsidRDefault="0035605E" w:rsidP="00B670C0">
      <w:pPr>
        <w:pStyle w:val="Heading3"/>
        <w:spacing w:line="240" w:lineRule="auto"/>
        <w:rPr>
          <w:i w:val="0"/>
          <w:iCs/>
          <w:sz w:val="21"/>
          <w:szCs w:val="24"/>
          <w:u w:val="single"/>
        </w:rPr>
      </w:pPr>
      <w:bookmarkStart w:id="33" w:name="_Toc101538091"/>
      <w:bookmarkStart w:id="34" w:name="_Toc101790700"/>
      <w:r w:rsidRPr="00B670C0">
        <w:rPr>
          <w:i w:val="0"/>
          <w:iCs/>
          <w:sz w:val="21"/>
          <w:szCs w:val="24"/>
          <w:u w:val="single"/>
        </w:rPr>
        <w:t>Cheetah (</w:t>
      </w:r>
      <w:r w:rsidRPr="00B670C0">
        <w:rPr>
          <w:sz w:val="21"/>
          <w:szCs w:val="24"/>
          <w:u w:val="single"/>
        </w:rPr>
        <w:t>Acinonyx jubatus</w:t>
      </w:r>
      <w:r w:rsidRPr="00B670C0">
        <w:rPr>
          <w:i w:val="0"/>
          <w:iCs/>
          <w:sz w:val="21"/>
          <w:szCs w:val="24"/>
          <w:u w:val="single"/>
        </w:rPr>
        <w:t>)</w:t>
      </w:r>
      <w:bookmarkEnd w:id="33"/>
      <w:bookmarkEnd w:id="34"/>
    </w:p>
    <w:p w14:paraId="1091C7AB" w14:textId="77777777" w:rsidR="00831481" w:rsidRPr="00B670C0" w:rsidRDefault="0035605E" w:rsidP="00B670C0">
      <w:pPr>
        <w:spacing w:line="240" w:lineRule="auto"/>
        <w:rPr>
          <w:sz w:val="21"/>
          <w:szCs w:val="21"/>
        </w:rPr>
      </w:pPr>
      <w:r w:rsidRPr="00B670C0">
        <w:rPr>
          <w:sz w:val="21"/>
          <w:szCs w:val="21"/>
        </w:rPr>
        <w:t xml:space="preserve">It has been suggested that the cheetah has experienced multiple severe genetic bottlenecks, with a low effective population size for the last 3 million years </w:t>
      </w:r>
      <w:hyperlink r:id="rId451">
        <w:r w:rsidRPr="00B670C0">
          <w:rPr>
            <w:color w:val="000000"/>
            <w:sz w:val="21"/>
            <w:szCs w:val="21"/>
          </w:rPr>
          <w:t xml:space="preserve">(Kim </w:t>
        </w:r>
      </w:hyperlink>
      <w:hyperlink r:id="rId452">
        <w:r w:rsidRPr="00B670C0">
          <w:rPr>
            <w:i/>
            <w:color w:val="000000"/>
            <w:sz w:val="21"/>
            <w:szCs w:val="21"/>
          </w:rPr>
          <w:t>et al.</w:t>
        </w:r>
      </w:hyperlink>
      <w:hyperlink r:id="rId453">
        <w:r w:rsidRPr="00B670C0">
          <w:rPr>
            <w:color w:val="000000"/>
            <w:sz w:val="21"/>
            <w:szCs w:val="21"/>
          </w:rPr>
          <w:t>, 2016)</w:t>
        </w:r>
      </w:hyperlink>
      <w:r w:rsidRPr="00B670C0">
        <w:rPr>
          <w:sz w:val="21"/>
          <w:szCs w:val="21"/>
        </w:rPr>
        <w:t xml:space="preserve">. The cheetah experienced a severe bottleneck at the end of the last ice age in the late Pleistocene: a near extinction event where all but a handful went extinct </w:t>
      </w:r>
      <w:hyperlink r:id="rId454">
        <w:r w:rsidRPr="00B670C0">
          <w:rPr>
            <w:color w:val="000000"/>
            <w:sz w:val="21"/>
            <w:szCs w:val="21"/>
          </w:rPr>
          <w:t xml:space="preserve">(Menotti-Raymond and O’Brien, 1993; Dobrynin </w:t>
        </w:r>
      </w:hyperlink>
      <w:hyperlink r:id="rId455">
        <w:r w:rsidRPr="00B670C0">
          <w:rPr>
            <w:i/>
            <w:color w:val="000000"/>
            <w:sz w:val="21"/>
            <w:szCs w:val="21"/>
          </w:rPr>
          <w:t>et al.</w:t>
        </w:r>
      </w:hyperlink>
      <w:hyperlink r:id="rId456">
        <w:r w:rsidRPr="00B670C0">
          <w:rPr>
            <w:color w:val="000000"/>
            <w:sz w:val="21"/>
            <w:szCs w:val="21"/>
          </w:rPr>
          <w:t>, 2015)</w:t>
        </w:r>
      </w:hyperlink>
      <w:r w:rsidRPr="00B670C0">
        <w:rPr>
          <w:sz w:val="21"/>
          <w:szCs w:val="21"/>
        </w:rPr>
        <w:t xml:space="preserve">. An additional bottleneck over 100 kya has also been identified, thought to be when the cheetah migrated out of the Americas and into Eurasia/Africa </w:t>
      </w:r>
      <w:hyperlink r:id="rId457">
        <w:r w:rsidRPr="00B670C0">
          <w:rPr>
            <w:color w:val="000000"/>
            <w:sz w:val="21"/>
            <w:szCs w:val="21"/>
          </w:rPr>
          <w:t xml:space="preserve">(Dobrynin </w:t>
        </w:r>
      </w:hyperlink>
      <w:hyperlink r:id="rId458">
        <w:r w:rsidRPr="00B670C0">
          <w:rPr>
            <w:i/>
            <w:color w:val="000000"/>
            <w:sz w:val="21"/>
            <w:szCs w:val="21"/>
          </w:rPr>
          <w:t>et al.</w:t>
        </w:r>
      </w:hyperlink>
      <w:hyperlink r:id="rId459">
        <w:r w:rsidRPr="00B670C0">
          <w:rPr>
            <w:color w:val="000000"/>
            <w:sz w:val="21"/>
            <w:szCs w:val="21"/>
          </w:rPr>
          <w:t>, 2015)</w:t>
        </w:r>
      </w:hyperlink>
      <w:r w:rsidRPr="00B670C0">
        <w:rPr>
          <w:sz w:val="21"/>
          <w:szCs w:val="21"/>
        </w:rPr>
        <w:t>.</w:t>
      </w:r>
    </w:p>
    <w:p w14:paraId="43A5B620" w14:textId="77777777" w:rsidR="00831481" w:rsidRPr="00B670C0" w:rsidRDefault="00831481" w:rsidP="00B670C0">
      <w:pPr>
        <w:spacing w:line="240" w:lineRule="auto"/>
        <w:rPr>
          <w:sz w:val="21"/>
          <w:szCs w:val="21"/>
        </w:rPr>
      </w:pPr>
    </w:p>
    <w:p w14:paraId="4C79E9AC" w14:textId="7D9F099B" w:rsidR="00831481" w:rsidRPr="00B670C0" w:rsidRDefault="0035605E" w:rsidP="00B670C0">
      <w:pPr>
        <w:spacing w:line="240" w:lineRule="auto"/>
        <w:rPr>
          <w:sz w:val="21"/>
          <w:szCs w:val="21"/>
        </w:rPr>
      </w:pPr>
      <w:r w:rsidRPr="00B670C0">
        <w:rPr>
          <w:sz w:val="21"/>
          <w:szCs w:val="21"/>
        </w:rPr>
        <w:t xml:space="preserve">Due to these severe bottlenecks, cheetahs suffer from inbreeding depression leading to increased susceptibility to infectious diseases, developmental deformities, a high frequency of spermatozoal abnormalities and high juvenile mortality in the wild and in captivity </w:t>
      </w:r>
      <w:hyperlink r:id="rId460">
        <w:r w:rsidRPr="00B670C0">
          <w:rPr>
            <w:color w:val="000000"/>
            <w:sz w:val="21"/>
            <w:szCs w:val="21"/>
          </w:rPr>
          <w:t xml:space="preserve">(Wildt </w:t>
        </w:r>
      </w:hyperlink>
      <w:hyperlink r:id="rId461">
        <w:r w:rsidRPr="00B670C0">
          <w:rPr>
            <w:i/>
            <w:color w:val="000000"/>
            <w:sz w:val="21"/>
            <w:szCs w:val="21"/>
          </w:rPr>
          <w:t>et al.</w:t>
        </w:r>
      </w:hyperlink>
      <w:hyperlink r:id="rId462">
        <w:r w:rsidRPr="00B670C0">
          <w:rPr>
            <w:color w:val="000000"/>
            <w:sz w:val="21"/>
            <w:szCs w:val="21"/>
          </w:rPr>
          <w:t xml:space="preserve">, 1983; O’Brien </w:t>
        </w:r>
      </w:hyperlink>
      <w:hyperlink r:id="rId463">
        <w:r w:rsidRPr="00B670C0">
          <w:rPr>
            <w:i/>
            <w:color w:val="000000"/>
            <w:sz w:val="21"/>
            <w:szCs w:val="21"/>
          </w:rPr>
          <w:t>et al.</w:t>
        </w:r>
      </w:hyperlink>
      <w:hyperlink r:id="rId464">
        <w:r w:rsidRPr="00B670C0">
          <w:rPr>
            <w:color w:val="000000"/>
            <w:sz w:val="21"/>
            <w:szCs w:val="21"/>
          </w:rPr>
          <w:t xml:space="preserve">, 1985; Wayne </w:t>
        </w:r>
      </w:hyperlink>
      <w:hyperlink r:id="rId465">
        <w:r w:rsidRPr="00B670C0">
          <w:rPr>
            <w:i/>
            <w:color w:val="000000"/>
            <w:sz w:val="21"/>
            <w:szCs w:val="21"/>
          </w:rPr>
          <w:t>et al.</w:t>
        </w:r>
      </w:hyperlink>
      <w:hyperlink r:id="rId466">
        <w:r w:rsidRPr="00B670C0">
          <w:rPr>
            <w:color w:val="000000"/>
            <w:sz w:val="21"/>
            <w:szCs w:val="21"/>
          </w:rPr>
          <w:t>, 1986)</w:t>
        </w:r>
      </w:hyperlink>
      <w:r w:rsidRPr="00B670C0">
        <w:rPr>
          <w:sz w:val="21"/>
          <w:szCs w:val="21"/>
        </w:rPr>
        <w:t xml:space="preserve">. Surgical skin grafts between 12 unrelated individuals were accepted as the MHC alleles were all identical </w:t>
      </w:r>
      <w:hyperlink r:id="rId467">
        <w:r w:rsidRPr="00B670C0">
          <w:rPr>
            <w:color w:val="000000"/>
            <w:sz w:val="21"/>
            <w:szCs w:val="21"/>
          </w:rPr>
          <w:t xml:space="preserve">(O’Brien </w:t>
        </w:r>
      </w:hyperlink>
      <w:hyperlink r:id="rId468">
        <w:r w:rsidRPr="00B670C0">
          <w:rPr>
            <w:i/>
            <w:color w:val="000000"/>
            <w:sz w:val="21"/>
            <w:szCs w:val="21"/>
          </w:rPr>
          <w:t>et al.</w:t>
        </w:r>
      </w:hyperlink>
      <w:hyperlink r:id="rId469">
        <w:r w:rsidRPr="00B670C0">
          <w:rPr>
            <w:color w:val="000000"/>
            <w:sz w:val="21"/>
            <w:szCs w:val="21"/>
          </w:rPr>
          <w:t>, 1985)</w:t>
        </w:r>
      </w:hyperlink>
      <w:r w:rsidRPr="00B670C0">
        <w:rPr>
          <w:sz w:val="21"/>
          <w:szCs w:val="21"/>
        </w:rPr>
        <w:t xml:space="preserve">. Cheetahs are the only felid species where the whole species is inbred: there is no non-inbred population </w:t>
      </w:r>
      <w:hyperlink r:id="rId470">
        <w:r w:rsidRPr="00B670C0">
          <w:rPr>
            <w:color w:val="000000"/>
            <w:sz w:val="21"/>
            <w:szCs w:val="21"/>
          </w:rPr>
          <w:t>(O’Brien and Johnson, 2005)</w:t>
        </w:r>
      </w:hyperlink>
      <w:r w:rsidRPr="00B670C0">
        <w:rPr>
          <w:sz w:val="21"/>
          <w:szCs w:val="21"/>
        </w:rPr>
        <w:t xml:space="preserve">. </w:t>
      </w:r>
    </w:p>
    <w:p w14:paraId="1642827A" w14:textId="668A2041" w:rsidR="00831481" w:rsidRPr="00B670C0" w:rsidRDefault="0035605E" w:rsidP="00B670C0">
      <w:pPr>
        <w:pStyle w:val="Heading3"/>
        <w:spacing w:line="240" w:lineRule="auto"/>
        <w:rPr>
          <w:i w:val="0"/>
          <w:iCs/>
          <w:sz w:val="21"/>
          <w:szCs w:val="24"/>
          <w:u w:val="single"/>
          <w:shd w:val="clear" w:color="auto" w:fill="F1C232"/>
        </w:rPr>
      </w:pPr>
      <w:bookmarkStart w:id="35" w:name="_Toc101538092"/>
      <w:bookmarkStart w:id="36" w:name="_Toc101790701"/>
      <w:r w:rsidRPr="00B670C0">
        <w:rPr>
          <w:i w:val="0"/>
          <w:iCs/>
          <w:sz w:val="21"/>
          <w:szCs w:val="24"/>
          <w:u w:val="single"/>
        </w:rPr>
        <w:t>Domestic cat (</w:t>
      </w:r>
      <w:r w:rsidRPr="00B670C0">
        <w:rPr>
          <w:sz w:val="21"/>
          <w:szCs w:val="24"/>
          <w:u w:val="single"/>
        </w:rPr>
        <w:t>Felis catus</w:t>
      </w:r>
      <w:r w:rsidRPr="00B670C0">
        <w:rPr>
          <w:i w:val="0"/>
          <w:iCs/>
          <w:sz w:val="21"/>
          <w:szCs w:val="24"/>
          <w:u w:val="single"/>
        </w:rPr>
        <w:t>)</w:t>
      </w:r>
      <w:bookmarkEnd w:id="35"/>
      <w:bookmarkEnd w:id="36"/>
    </w:p>
    <w:p w14:paraId="20CF658F" w14:textId="59407C23" w:rsidR="00831481" w:rsidRPr="00B670C0" w:rsidRDefault="0035605E" w:rsidP="00B670C0">
      <w:pPr>
        <w:spacing w:line="240" w:lineRule="auto"/>
        <w:rPr>
          <w:sz w:val="21"/>
          <w:szCs w:val="21"/>
          <w:highlight w:val="white"/>
        </w:rPr>
      </w:pPr>
      <w:r w:rsidRPr="00B670C0">
        <w:rPr>
          <w:sz w:val="21"/>
          <w:szCs w:val="21"/>
          <w:highlight w:val="white"/>
        </w:rPr>
        <w:t xml:space="preserve">The cat is hypothesised to have been domesticated in the Near East around 9.5 kya based on archaeological evidence from Cyprus </w:t>
      </w:r>
      <w:hyperlink r:id="rId471">
        <w:r w:rsidRPr="00B670C0">
          <w:rPr>
            <w:color w:val="000000"/>
            <w:sz w:val="21"/>
            <w:szCs w:val="21"/>
            <w:highlight w:val="white"/>
          </w:rPr>
          <w:t xml:space="preserve">(Vigne </w:t>
        </w:r>
      </w:hyperlink>
      <w:hyperlink r:id="rId472">
        <w:r w:rsidRPr="00B670C0">
          <w:rPr>
            <w:i/>
            <w:color w:val="000000"/>
            <w:sz w:val="21"/>
            <w:szCs w:val="21"/>
            <w:highlight w:val="white"/>
          </w:rPr>
          <w:t>et al.</w:t>
        </w:r>
      </w:hyperlink>
      <w:hyperlink r:id="rId473">
        <w:r w:rsidRPr="00B670C0">
          <w:rPr>
            <w:color w:val="000000"/>
            <w:sz w:val="21"/>
            <w:szCs w:val="21"/>
            <w:highlight w:val="white"/>
          </w:rPr>
          <w:t xml:space="preserve">, 2004; Driscoll </w:t>
        </w:r>
      </w:hyperlink>
      <w:hyperlink r:id="rId474">
        <w:r w:rsidRPr="00B670C0">
          <w:rPr>
            <w:i/>
            <w:color w:val="000000"/>
            <w:sz w:val="21"/>
            <w:szCs w:val="21"/>
            <w:highlight w:val="white"/>
          </w:rPr>
          <w:t>et al.</w:t>
        </w:r>
      </w:hyperlink>
      <w:hyperlink r:id="rId475">
        <w:r w:rsidRPr="00B670C0">
          <w:rPr>
            <w:color w:val="000000"/>
            <w:sz w:val="21"/>
            <w:szCs w:val="21"/>
            <w:highlight w:val="white"/>
          </w:rPr>
          <w:t>, 2007)</w:t>
        </w:r>
      </w:hyperlink>
      <w:r w:rsidRPr="00B670C0">
        <w:rPr>
          <w:sz w:val="21"/>
          <w:szCs w:val="21"/>
          <w:highlight w:val="white"/>
        </w:rPr>
        <w:t xml:space="preserve">. Cat domestication is thought to have begun as a symbiotic relationship between cats and humans as cats had value to humans as vermin control </w:t>
      </w:r>
      <w:hyperlink r:id="rId476">
        <w:r w:rsidRPr="00B670C0">
          <w:rPr>
            <w:color w:val="000000"/>
            <w:sz w:val="21"/>
            <w:szCs w:val="21"/>
            <w:highlight w:val="white"/>
          </w:rPr>
          <w:t xml:space="preserve">(Driscoll </w:t>
        </w:r>
      </w:hyperlink>
      <w:hyperlink r:id="rId477">
        <w:r w:rsidRPr="00B670C0">
          <w:rPr>
            <w:i/>
            <w:color w:val="000000"/>
            <w:sz w:val="21"/>
            <w:szCs w:val="21"/>
            <w:highlight w:val="white"/>
          </w:rPr>
          <w:t>et al.</w:t>
        </w:r>
      </w:hyperlink>
      <w:hyperlink r:id="rId478">
        <w:r w:rsidRPr="00B670C0">
          <w:rPr>
            <w:color w:val="000000"/>
            <w:sz w:val="21"/>
            <w:szCs w:val="21"/>
            <w:highlight w:val="white"/>
          </w:rPr>
          <w:t>, 2007)</w:t>
        </w:r>
      </w:hyperlink>
      <w:r w:rsidRPr="00B670C0">
        <w:rPr>
          <w:sz w:val="21"/>
          <w:szCs w:val="21"/>
          <w:highlight w:val="white"/>
        </w:rPr>
        <w:t xml:space="preserve">. Unlike other domesticated species, cats were unlikely to have experienced strong selective forces during the domestication process as they were already capable rodent hunters, although coat colour variability was selected for </w:t>
      </w:r>
      <w:hyperlink r:id="rId479">
        <w:r w:rsidRPr="00B670C0">
          <w:rPr>
            <w:color w:val="000000"/>
            <w:sz w:val="21"/>
            <w:szCs w:val="21"/>
            <w:highlight w:val="white"/>
          </w:rPr>
          <w:t xml:space="preserve">(Montague </w:t>
        </w:r>
      </w:hyperlink>
      <w:hyperlink r:id="rId480">
        <w:r w:rsidRPr="00B670C0">
          <w:rPr>
            <w:i/>
            <w:color w:val="000000"/>
            <w:sz w:val="21"/>
            <w:szCs w:val="21"/>
            <w:highlight w:val="white"/>
          </w:rPr>
          <w:t>et al.</w:t>
        </w:r>
      </w:hyperlink>
      <w:hyperlink r:id="rId481">
        <w:r w:rsidRPr="00B670C0">
          <w:rPr>
            <w:color w:val="000000"/>
            <w:sz w:val="21"/>
            <w:szCs w:val="21"/>
            <w:highlight w:val="white"/>
          </w:rPr>
          <w:t>, 2014)</w:t>
        </w:r>
      </w:hyperlink>
      <w:r w:rsidRPr="00B670C0">
        <w:rPr>
          <w:sz w:val="21"/>
          <w:szCs w:val="21"/>
          <w:highlight w:val="white"/>
        </w:rPr>
        <w:t xml:space="preserve">. Since domestication, cats have experienced artificial selection mainly for aesthetic traits and most cat breeds originated in the last 150 years </w:t>
      </w:r>
      <w:hyperlink r:id="rId482">
        <w:r w:rsidRPr="00B670C0">
          <w:rPr>
            <w:color w:val="000000"/>
            <w:sz w:val="21"/>
            <w:szCs w:val="21"/>
            <w:highlight w:val="white"/>
          </w:rPr>
          <w:t xml:space="preserve">(Alhaddad </w:t>
        </w:r>
      </w:hyperlink>
      <w:hyperlink r:id="rId483">
        <w:r w:rsidRPr="00B670C0">
          <w:rPr>
            <w:i/>
            <w:color w:val="000000"/>
            <w:sz w:val="21"/>
            <w:szCs w:val="21"/>
            <w:highlight w:val="white"/>
          </w:rPr>
          <w:t>et al.</w:t>
        </w:r>
      </w:hyperlink>
      <w:hyperlink r:id="rId484">
        <w:r w:rsidRPr="00B670C0">
          <w:rPr>
            <w:color w:val="000000"/>
            <w:sz w:val="21"/>
            <w:szCs w:val="21"/>
            <w:highlight w:val="white"/>
          </w:rPr>
          <w:t xml:space="preserve">, 2013; Montague </w:t>
        </w:r>
      </w:hyperlink>
      <w:hyperlink r:id="rId485">
        <w:r w:rsidRPr="00B670C0">
          <w:rPr>
            <w:i/>
            <w:color w:val="000000"/>
            <w:sz w:val="21"/>
            <w:szCs w:val="21"/>
            <w:highlight w:val="white"/>
          </w:rPr>
          <w:t>et al.</w:t>
        </w:r>
      </w:hyperlink>
      <w:hyperlink r:id="rId486">
        <w:r w:rsidRPr="00B670C0">
          <w:rPr>
            <w:color w:val="000000"/>
            <w:sz w:val="21"/>
            <w:szCs w:val="21"/>
            <w:highlight w:val="white"/>
          </w:rPr>
          <w:t>, 2014)</w:t>
        </w:r>
      </w:hyperlink>
      <w:r w:rsidRPr="00B670C0">
        <w:rPr>
          <w:sz w:val="21"/>
          <w:szCs w:val="21"/>
          <w:highlight w:val="white"/>
        </w:rPr>
        <w:t xml:space="preserve">. Several cat breeds show evidence of recent bottlenecks, which potentially occurred due to artificial selection as the breeds were formed </w:t>
      </w:r>
      <w:hyperlink r:id="rId487">
        <w:r w:rsidRPr="00B670C0">
          <w:rPr>
            <w:color w:val="000000"/>
            <w:sz w:val="21"/>
            <w:szCs w:val="21"/>
            <w:highlight w:val="white"/>
          </w:rPr>
          <w:t xml:space="preserve">(Menotti-Raymond </w:t>
        </w:r>
      </w:hyperlink>
      <w:hyperlink r:id="rId488">
        <w:r w:rsidRPr="00B670C0">
          <w:rPr>
            <w:i/>
            <w:color w:val="000000"/>
            <w:sz w:val="21"/>
            <w:szCs w:val="21"/>
            <w:highlight w:val="white"/>
          </w:rPr>
          <w:t>et al.</w:t>
        </w:r>
      </w:hyperlink>
      <w:hyperlink r:id="rId489">
        <w:r w:rsidRPr="00B670C0">
          <w:rPr>
            <w:color w:val="000000"/>
            <w:sz w:val="21"/>
            <w:szCs w:val="21"/>
            <w:highlight w:val="white"/>
          </w:rPr>
          <w:t xml:space="preserve">, 2008; Alhaddad </w:t>
        </w:r>
      </w:hyperlink>
      <w:hyperlink r:id="rId490">
        <w:r w:rsidRPr="00B670C0">
          <w:rPr>
            <w:i/>
            <w:color w:val="000000"/>
            <w:sz w:val="21"/>
            <w:szCs w:val="21"/>
            <w:highlight w:val="white"/>
          </w:rPr>
          <w:t>et al.</w:t>
        </w:r>
      </w:hyperlink>
      <w:hyperlink r:id="rId491">
        <w:r w:rsidRPr="00B670C0">
          <w:rPr>
            <w:color w:val="000000"/>
            <w:sz w:val="21"/>
            <w:szCs w:val="21"/>
            <w:highlight w:val="white"/>
          </w:rPr>
          <w:t>, 2013)</w:t>
        </w:r>
      </w:hyperlink>
      <w:r w:rsidRPr="00B670C0">
        <w:rPr>
          <w:sz w:val="21"/>
          <w:szCs w:val="21"/>
          <w:highlight w:val="white"/>
        </w:rPr>
        <w:t xml:space="preserve">. However, no studies have identified major historic bottlenecks in the domestic cat. </w:t>
      </w:r>
    </w:p>
    <w:p w14:paraId="4673C75E" w14:textId="5C043BF2" w:rsidR="00831481" w:rsidRPr="00B670C0" w:rsidRDefault="0035605E" w:rsidP="00B670C0">
      <w:pPr>
        <w:pStyle w:val="Heading3"/>
        <w:spacing w:line="240" w:lineRule="auto"/>
        <w:rPr>
          <w:i w:val="0"/>
          <w:iCs/>
          <w:sz w:val="21"/>
          <w:szCs w:val="24"/>
          <w:u w:val="single"/>
        </w:rPr>
      </w:pPr>
      <w:bookmarkStart w:id="37" w:name="_Toc101538093"/>
      <w:bookmarkStart w:id="38" w:name="_Toc101790702"/>
      <w:r w:rsidRPr="00B670C0">
        <w:rPr>
          <w:i w:val="0"/>
          <w:iCs/>
          <w:sz w:val="21"/>
          <w:szCs w:val="24"/>
          <w:u w:val="single"/>
        </w:rPr>
        <w:t>Black-footed cat (</w:t>
      </w:r>
      <w:r w:rsidRPr="00B670C0">
        <w:rPr>
          <w:sz w:val="21"/>
          <w:szCs w:val="24"/>
          <w:u w:val="single"/>
        </w:rPr>
        <w:t>Felis nigripes</w:t>
      </w:r>
      <w:r w:rsidRPr="00B670C0">
        <w:rPr>
          <w:i w:val="0"/>
          <w:iCs/>
          <w:sz w:val="21"/>
          <w:szCs w:val="24"/>
          <w:u w:val="single"/>
        </w:rPr>
        <w:t>)</w:t>
      </w:r>
      <w:bookmarkEnd w:id="37"/>
      <w:bookmarkEnd w:id="38"/>
    </w:p>
    <w:p w14:paraId="3856016D" w14:textId="5DFDB6B8" w:rsidR="00831481" w:rsidRPr="00B670C0" w:rsidRDefault="0035605E" w:rsidP="00B670C0">
      <w:pPr>
        <w:spacing w:line="240" w:lineRule="auto"/>
        <w:rPr>
          <w:sz w:val="21"/>
          <w:szCs w:val="21"/>
        </w:rPr>
      </w:pPr>
      <w:r w:rsidRPr="00B670C0">
        <w:rPr>
          <w:sz w:val="21"/>
          <w:szCs w:val="21"/>
        </w:rPr>
        <w:t xml:space="preserve">Very few studies have been undertaken on the black-footed cat </w:t>
      </w:r>
      <w:hyperlink r:id="rId492">
        <w:r w:rsidRPr="00B670C0">
          <w:rPr>
            <w:color w:val="000000"/>
            <w:sz w:val="21"/>
            <w:szCs w:val="21"/>
          </w:rPr>
          <w:t xml:space="preserve">(Mattucci </w:t>
        </w:r>
      </w:hyperlink>
      <w:hyperlink r:id="rId493">
        <w:r w:rsidRPr="00B670C0">
          <w:rPr>
            <w:i/>
            <w:color w:val="000000"/>
            <w:sz w:val="21"/>
            <w:szCs w:val="21"/>
          </w:rPr>
          <w:t>et al.</w:t>
        </w:r>
      </w:hyperlink>
      <w:hyperlink r:id="rId494">
        <w:r w:rsidRPr="00B670C0">
          <w:rPr>
            <w:color w:val="000000"/>
            <w:sz w:val="21"/>
            <w:szCs w:val="21"/>
          </w:rPr>
          <w:t>, 2019)</w:t>
        </w:r>
      </w:hyperlink>
      <w:r w:rsidRPr="00B670C0">
        <w:rPr>
          <w:sz w:val="21"/>
          <w:szCs w:val="21"/>
        </w:rPr>
        <w:t>, and there has been little research on their demographic</w:t>
      </w:r>
      <w:r w:rsidRPr="00B670C0">
        <w:rPr>
          <w:sz w:val="21"/>
          <w:szCs w:val="21"/>
          <w:highlight w:val="white"/>
        </w:rPr>
        <w:t xml:space="preserve"> history. Mattucci </w:t>
      </w:r>
      <w:r w:rsidRPr="00B670C0">
        <w:rPr>
          <w:i/>
          <w:sz w:val="21"/>
          <w:szCs w:val="21"/>
          <w:highlight w:val="white"/>
        </w:rPr>
        <w:t>et al.</w:t>
      </w:r>
      <w:r w:rsidRPr="00B670C0">
        <w:rPr>
          <w:sz w:val="21"/>
          <w:szCs w:val="21"/>
          <w:highlight w:val="white"/>
        </w:rPr>
        <w:t xml:space="preserve"> (2019) det</w:t>
      </w:r>
      <w:r w:rsidRPr="00B670C0">
        <w:rPr>
          <w:sz w:val="21"/>
          <w:szCs w:val="21"/>
        </w:rPr>
        <w:t xml:space="preserve">ermined that the black-footed cat did not experience a bottleneck when it split from the domestic cat and wildcat and high levels of genome-wide heterozygosity were identified. A contrasting study suggests that there is evidence of a possible </w:t>
      </w:r>
      <w:r w:rsidR="00D57E1D" w:rsidRPr="00B670C0">
        <w:rPr>
          <w:sz w:val="21"/>
          <w:szCs w:val="21"/>
        </w:rPr>
        <w:t>bottleneck but</w:t>
      </w:r>
      <w:r w:rsidRPr="00B670C0">
        <w:rPr>
          <w:sz w:val="21"/>
          <w:szCs w:val="21"/>
        </w:rPr>
        <w:t xml:space="preserve"> gives no citation </w:t>
      </w:r>
      <w:hyperlink r:id="rId495">
        <w:r w:rsidRPr="00B670C0">
          <w:rPr>
            <w:color w:val="000000"/>
            <w:sz w:val="21"/>
            <w:szCs w:val="21"/>
          </w:rPr>
          <w:t>(Wilson, 2015)</w:t>
        </w:r>
      </w:hyperlink>
      <w:r w:rsidRPr="00B670C0">
        <w:rPr>
          <w:sz w:val="21"/>
          <w:szCs w:val="21"/>
        </w:rPr>
        <w:t>.</w:t>
      </w:r>
    </w:p>
    <w:p w14:paraId="42547D9A" w14:textId="2E218C65" w:rsidR="00831481" w:rsidRPr="00B670C0" w:rsidRDefault="0035605E" w:rsidP="00B670C0">
      <w:pPr>
        <w:pStyle w:val="Heading3"/>
        <w:spacing w:line="240" w:lineRule="auto"/>
        <w:rPr>
          <w:sz w:val="21"/>
          <w:szCs w:val="24"/>
          <w:u w:val="single"/>
        </w:rPr>
      </w:pPr>
      <w:bookmarkStart w:id="39" w:name="_Toc101538094"/>
      <w:bookmarkStart w:id="40" w:name="_Toc101790703"/>
      <w:r w:rsidRPr="00B670C0">
        <w:rPr>
          <w:i w:val="0"/>
          <w:iCs/>
          <w:sz w:val="21"/>
          <w:szCs w:val="24"/>
          <w:u w:val="single"/>
        </w:rPr>
        <w:lastRenderedPageBreak/>
        <w:t xml:space="preserve">Lion </w:t>
      </w:r>
      <w:r w:rsidRPr="00B670C0">
        <w:rPr>
          <w:sz w:val="21"/>
          <w:szCs w:val="24"/>
          <w:u w:val="single"/>
        </w:rPr>
        <w:t>(Panthera leo</w:t>
      </w:r>
      <w:r w:rsidR="00230A2B" w:rsidRPr="00B670C0">
        <w:rPr>
          <w:sz w:val="21"/>
          <w:szCs w:val="24"/>
          <w:u w:val="single"/>
        </w:rPr>
        <w:t>)</w:t>
      </w:r>
      <w:bookmarkEnd w:id="39"/>
      <w:bookmarkEnd w:id="40"/>
    </w:p>
    <w:p w14:paraId="3E6356EF" w14:textId="77777777" w:rsidR="00831481" w:rsidRPr="00B670C0" w:rsidRDefault="0035605E" w:rsidP="00B670C0">
      <w:pPr>
        <w:spacing w:line="240" w:lineRule="auto"/>
        <w:rPr>
          <w:sz w:val="21"/>
          <w:szCs w:val="21"/>
        </w:rPr>
      </w:pPr>
      <w:r w:rsidRPr="00B670C0">
        <w:rPr>
          <w:sz w:val="21"/>
          <w:szCs w:val="21"/>
        </w:rPr>
        <w:t xml:space="preserve">The lion is divided into two key populations: the Asiatic lion in India and the African lion in West and Central Africa. The Asiatic lion has evidence of multiple historic bottlenecks; it is now only found in the Gir Forest and surrounding areas in Gujarat, India </w:t>
      </w:r>
      <w:hyperlink r:id="rId496">
        <w:r w:rsidRPr="00B670C0">
          <w:rPr>
            <w:color w:val="000000"/>
            <w:sz w:val="21"/>
            <w:szCs w:val="21"/>
          </w:rPr>
          <w:t>(Singh, 2017; Singh and Nala, 2018)</w:t>
        </w:r>
      </w:hyperlink>
      <w:r w:rsidRPr="00B670C0">
        <w:rPr>
          <w:sz w:val="21"/>
          <w:szCs w:val="21"/>
        </w:rPr>
        <w:t xml:space="preserve">. One bottleneck occurred 1.1-4.3 kya, with another approximately 100 years ago due to hunting and habitat loss, reducing the population to less than 20 individuals </w:t>
      </w:r>
      <w:hyperlink r:id="rId497">
        <w:r w:rsidRPr="00B670C0">
          <w:rPr>
            <w:color w:val="000000"/>
            <w:sz w:val="21"/>
            <w:szCs w:val="21"/>
          </w:rPr>
          <w:t xml:space="preserve">(Gilbert </w:t>
        </w:r>
      </w:hyperlink>
      <w:hyperlink r:id="rId498">
        <w:r w:rsidRPr="00B670C0">
          <w:rPr>
            <w:i/>
            <w:color w:val="000000"/>
            <w:sz w:val="21"/>
            <w:szCs w:val="21"/>
          </w:rPr>
          <w:t>et al.</w:t>
        </w:r>
      </w:hyperlink>
      <w:hyperlink r:id="rId499">
        <w:r w:rsidRPr="00B670C0">
          <w:rPr>
            <w:color w:val="000000"/>
            <w:sz w:val="21"/>
            <w:szCs w:val="21"/>
          </w:rPr>
          <w:t xml:space="preserve">, 1991; Driscoll </w:t>
        </w:r>
      </w:hyperlink>
      <w:hyperlink r:id="rId500">
        <w:r w:rsidRPr="00B670C0">
          <w:rPr>
            <w:i/>
            <w:color w:val="000000"/>
            <w:sz w:val="21"/>
            <w:szCs w:val="21"/>
          </w:rPr>
          <w:t>et al.</w:t>
        </w:r>
      </w:hyperlink>
      <w:hyperlink r:id="rId501">
        <w:r w:rsidRPr="00B670C0">
          <w:rPr>
            <w:color w:val="000000"/>
            <w:sz w:val="21"/>
            <w:szCs w:val="21"/>
          </w:rPr>
          <w:t>, 2002)</w:t>
        </w:r>
      </w:hyperlink>
      <w:r w:rsidRPr="00B670C0">
        <w:rPr>
          <w:sz w:val="21"/>
          <w:szCs w:val="21"/>
        </w:rPr>
        <w:t xml:space="preserve">. The current population is estimated to be approximately 500 individuals </w:t>
      </w:r>
      <w:hyperlink r:id="rId502">
        <w:r w:rsidRPr="00B670C0">
          <w:rPr>
            <w:color w:val="000000"/>
            <w:sz w:val="21"/>
            <w:szCs w:val="21"/>
          </w:rPr>
          <w:t>(Singh, 2017; Singh and Nala, 2018)</w:t>
        </w:r>
      </w:hyperlink>
      <w:r w:rsidRPr="00B670C0">
        <w:rPr>
          <w:sz w:val="21"/>
          <w:szCs w:val="21"/>
        </w:rPr>
        <w:t xml:space="preserve">. Spermatozoa abnormalities have been identified in Asiatic lions </w:t>
      </w:r>
      <w:hyperlink r:id="rId503">
        <w:r w:rsidRPr="00B670C0">
          <w:rPr>
            <w:color w:val="000000"/>
            <w:sz w:val="21"/>
            <w:szCs w:val="21"/>
          </w:rPr>
          <w:t xml:space="preserve">(Wildt </w:t>
        </w:r>
      </w:hyperlink>
      <w:hyperlink r:id="rId504">
        <w:r w:rsidRPr="00B670C0">
          <w:rPr>
            <w:i/>
            <w:color w:val="000000"/>
            <w:sz w:val="21"/>
            <w:szCs w:val="21"/>
          </w:rPr>
          <w:t>et al.</w:t>
        </w:r>
      </w:hyperlink>
      <w:hyperlink r:id="rId505">
        <w:r w:rsidRPr="00B670C0">
          <w:rPr>
            <w:color w:val="000000"/>
            <w:sz w:val="21"/>
            <w:szCs w:val="21"/>
          </w:rPr>
          <w:t>, 1987)</w:t>
        </w:r>
      </w:hyperlink>
      <w:r w:rsidRPr="00B670C0">
        <w:rPr>
          <w:sz w:val="21"/>
          <w:szCs w:val="21"/>
        </w:rPr>
        <w:t xml:space="preserve">, as has been seen in the cheetah </w:t>
      </w:r>
      <w:hyperlink r:id="rId506">
        <w:r w:rsidRPr="00B670C0">
          <w:rPr>
            <w:color w:val="000000"/>
            <w:sz w:val="21"/>
            <w:szCs w:val="21"/>
          </w:rPr>
          <w:t xml:space="preserve">(Wildt </w:t>
        </w:r>
      </w:hyperlink>
      <w:hyperlink r:id="rId507">
        <w:r w:rsidRPr="00B670C0">
          <w:rPr>
            <w:i/>
            <w:color w:val="000000"/>
            <w:sz w:val="21"/>
            <w:szCs w:val="21"/>
          </w:rPr>
          <w:t>et al.</w:t>
        </w:r>
      </w:hyperlink>
      <w:hyperlink r:id="rId508">
        <w:r w:rsidRPr="00B670C0">
          <w:rPr>
            <w:color w:val="000000"/>
            <w:sz w:val="21"/>
            <w:szCs w:val="21"/>
          </w:rPr>
          <w:t xml:space="preserve">, 1983; O’Brien </w:t>
        </w:r>
      </w:hyperlink>
      <w:hyperlink r:id="rId509">
        <w:r w:rsidRPr="00B670C0">
          <w:rPr>
            <w:i/>
            <w:color w:val="000000"/>
            <w:sz w:val="21"/>
            <w:szCs w:val="21"/>
          </w:rPr>
          <w:t>et al.</w:t>
        </w:r>
      </w:hyperlink>
      <w:hyperlink r:id="rId510">
        <w:r w:rsidRPr="00B670C0">
          <w:rPr>
            <w:color w:val="000000"/>
            <w:sz w:val="21"/>
            <w:szCs w:val="21"/>
          </w:rPr>
          <w:t>, 1985)</w:t>
        </w:r>
      </w:hyperlink>
      <w:r w:rsidRPr="00B670C0">
        <w:rPr>
          <w:sz w:val="21"/>
          <w:szCs w:val="21"/>
        </w:rPr>
        <w:t xml:space="preserve">.  </w:t>
      </w:r>
    </w:p>
    <w:p w14:paraId="040AEE70" w14:textId="77777777" w:rsidR="00831481" w:rsidRPr="00B670C0" w:rsidRDefault="00831481" w:rsidP="00B670C0">
      <w:pPr>
        <w:spacing w:line="240" w:lineRule="auto"/>
        <w:rPr>
          <w:sz w:val="21"/>
          <w:szCs w:val="21"/>
        </w:rPr>
      </w:pPr>
    </w:p>
    <w:p w14:paraId="242E95EF" w14:textId="477CE273" w:rsidR="00831481" w:rsidRPr="00B670C0" w:rsidRDefault="0035605E" w:rsidP="00B670C0">
      <w:pPr>
        <w:spacing w:line="240" w:lineRule="auto"/>
        <w:rPr>
          <w:sz w:val="21"/>
          <w:szCs w:val="21"/>
        </w:rPr>
      </w:pPr>
      <w:r w:rsidRPr="00B670C0">
        <w:rPr>
          <w:sz w:val="21"/>
          <w:szCs w:val="21"/>
        </w:rPr>
        <w:t xml:space="preserve">Antunes </w:t>
      </w:r>
      <w:r w:rsidRPr="00B670C0">
        <w:rPr>
          <w:i/>
          <w:sz w:val="21"/>
          <w:szCs w:val="21"/>
        </w:rPr>
        <w:t xml:space="preserve">et al. </w:t>
      </w:r>
      <w:r w:rsidRPr="00B670C0">
        <w:rPr>
          <w:sz w:val="21"/>
          <w:szCs w:val="21"/>
        </w:rPr>
        <w:t xml:space="preserve">(2008) suggest there is evidence of several lion expansions across Asia and Africa (169-324 kya, 100 kya and 7-14 kya). Based on nuclear and mitochondrial DNA, it is suggested that lions have also experienced severe bottlenecks, although estimated dates are not stated </w:t>
      </w:r>
      <w:hyperlink r:id="rId511">
        <w:r w:rsidRPr="00B670C0">
          <w:rPr>
            <w:color w:val="000000"/>
            <w:sz w:val="21"/>
            <w:szCs w:val="21"/>
          </w:rPr>
          <w:t xml:space="preserve">(Antunes </w:t>
        </w:r>
      </w:hyperlink>
      <w:hyperlink r:id="rId512">
        <w:r w:rsidRPr="00B670C0">
          <w:rPr>
            <w:i/>
            <w:color w:val="000000"/>
            <w:sz w:val="21"/>
            <w:szCs w:val="21"/>
          </w:rPr>
          <w:t>et al.</w:t>
        </w:r>
      </w:hyperlink>
      <w:hyperlink r:id="rId513">
        <w:r w:rsidRPr="00B670C0">
          <w:rPr>
            <w:color w:val="000000"/>
            <w:sz w:val="21"/>
            <w:szCs w:val="21"/>
          </w:rPr>
          <w:t>, 2008)</w:t>
        </w:r>
      </w:hyperlink>
      <w:r w:rsidRPr="00B670C0">
        <w:rPr>
          <w:sz w:val="21"/>
          <w:szCs w:val="21"/>
        </w:rPr>
        <w:t>.</w:t>
      </w:r>
    </w:p>
    <w:p w14:paraId="29796EE7" w14:textId="0847BA8B" w:rsidR="00831481" w:rsidRPr="00B670C0" w:rsidRDefault="0035605E" w:rsidP="00B670C0">
      <w:pPr>
        <w:pStyle w:val="Heading3"/>
        <w:spacing w:line="240" w:lineRule="auto"/>
        <w:rPr>
          <w:sz w:val="21"/>
          <w:szCs w:val="24"/>
          <w:u w:val="single"/>
        </w:rPr>
      </w:pPr>
      <w:bookmarkStart w:id="41" w:name="_Toc101538095"/>
      <w:bookmarkStart w:id="42" w:name="_Toc101790704"/>
      <w:r w:rsidRPr="00B670C0">
        <w:rPr>
          <w:i w:val="0"/>
          <w:iCs/>
          <w:sz w:val="21"/>
          <w:szCs w:val="24"/>
          <w:u w:val="single"/>
        </w:rPr>
        <w:t xml:space="preserve">Jaguar </w:t>
      </w:r>
      <w:r w:rsidRPr="00B670C0">
        <w:rPr>
          <w:sz w:val="21"/>
          <w:szCs w:val="24"/>
          <w:u w:val="single"/>
        </w:rPr>
        <w:t>(Panthera onca)</w:t>
      </w:r>
      <w:bookmarkEnd w:id="41"/>
      <w:bookmarkEnd w:id="42"/>
    </w:p>
    <w:p w14:paraId="4B7DACBD" w14:textId="42CC29C8" w:rsidR="00831481" w:rsidRPr="00B670C0" w:rsidRDefault="0035605E" w:rsidP="00B670C0">
      <w:pPr>
        <w:spacing w:line="240" w:lineRule="auto"/>
        <w:rPr>
          <w:sz w:val="21"/>
          <w:szCs w:val="21"/>
        </w:rPr>
      </w:pPr>
      <w:r w:rsidRPr="00B670C0">
        <w:rPr>
          <w:sz w:val="21"/>
          <w:szCs w:val="21"/>
        </w:rPr>
        <w:t xml:space="preserve">Although there is limited research on the demographic history of the jaguar, multiple studies suggest potential bottlenecks of Mexican, Brazilian and some Amazonian populations </w:t>
      </w:r>
      <w:hyperlink r:id="rId514">
        <w:r w:rsidRPr="00B670C0">
          <w:rPr>
            <w:color w:val="000000"/>
            <w:sz w:val="21"/>
            <w:szCs w:val="21"/>
          </w:rPr>
          <w:t xml:space="preserve">(Roques </w:t>
        </w:r>
      </w:hyperlink>
      <w:hyperlink r:id="rId515">
        <w:r w:rsidRPr="00B670C0">
          <w:rPr>
            <w:i/>
            <w:color w:val="000000"/>
            <w:sz w:val="21"/>
            <w:szCs w:val="21"/>
          </w:rPr>
          <w:t>et al.</w:t>
        </w:r>
      </w:hyperlink>
      <w:hyperlink r:id="rId516">
        <w:r w:rsidRPr="00B670C0">
          <w:rPr>
            <w:color w:val="000000"/>
            <w:sz w:val="21"/>
            <w:szCs w:val="21"/>
          </w:rPr>
          <w:t xml:space="preserve">, 2016; Lorenzana </w:t>
        </w:r>
      </w:hyperlink>
      <w:hyperlink r:id="rId517">
        <w:r w:rsidRPr="00B670C0">
          <w:rPr>
            <w:i/>
            <w:color w:val="000000"/>
            <w:sz w:val="21"/>
            <w:szCs w:val="21"/>
          </w:rPr>
          <w:t>et al.</w:t>
        </w:r>
      </w:hyperlink>
      <w:hyperlink r:id="rId518">
        <w:r w:rsidRPr="00B670C0">
          <w:rPr>
            <w:color w:val="000000"/>
            <w:sz w:val="21"/>
            <w:szCs w:val="21"/>
          </w:rPr>
          <w:t>, 2020)</w:t>
        </w:r>
      </w:hyperlink>
      <w:r w:rsidRPr="00B670C0">
        <w:rPr>
          <w:sz w:val="21"/>
          <w:szCs w:val="21"/>
        </w:rPr>
        <w:t xml:space="preserve">. Based on mitochondrial DNA haplotypes, one study identified a potential recent population bottleneck and expansion in the jaguar, although there is no estimate of the timescale </w:t>
      </w:r>
      <w:hyperlink r:id="rId519">
        <w:r w:rsidRPr="00B670C0">
          <w:rPr>
            <w:color w:val="000000"/>
            <w:sz w:val="21"/>
            <w:szCs w:val="21"/>
          </w:rPr>
          <w:t xml:space="preserve">(Eizirik </w:t>
        </w:r>
      </w:hyperlink>
      <w:hyperlink r:id="rId520">
        <w:r w:rsidRPr="00B670C0">
          <w:rPr>
            <w:i/>
            <w:color w:val="000000"/>
            <w:sz w:val="21"/>
            <w:szCs w:val="21"/>
          </w:rPr>
          <w:t>et al.</w:t>
        </w:r>
      </w:hyperlink>
      <w:hyperlink r:id="rId521">
        <w:r w:rsidRPr="00B670C0">
          <w:rPr>
            <w:color w:val="000000"/>
            <w:sz w:val="21"/>
            <w:szCs w:val="21"/>
          </w:rPr>
          <w:t>, 2001)</w:t>
        </w:r>
      </w:hyperlink>
      <w:r w:rsidRPr="00B670C0">
        <w:rPr>
          <w:sz w:val="21"/>
          <w:szCs w:val="21"/>
        </w:rPr>
        <w:t>.</w:t>
      </w:r>
    </w:p>
    <w:p w14:paraId="7A41A5C5" w14:textId="19120D4F" w:rsidR="00831481" w:rsidRPr="00B670C0" w:rsidRDefault="0035605E" w:rsidP="00B670C0">
      <w:pPr>
        <w:pStyle w:val="Heading3"/>
        <w:spacing w:line="240" w:lineRule="auto"/>
        <w:rPr>
          <w:sz w:val="21"/>
          <w:szCs w:val="24"/>
          <w:u w:val="single"/>
        </w:rPr>
      </w:pPr>
      <w:bookmarkStart w:id="43" w:name="_Toc101538096"/>
      <w:bookmarkStart w:id="44" w:name="_Toc101790705"/>
      <w:r w:rsidRPr="00B670C0">
        <w:rPr>
          <w:i w:val="0"/>
          <w:iCs/>
          <w:sz w:val="21"/>
          <w:szCs w:val="24"/>
          <w:u w:val="single"/>
        </w:rPr>
        <w:t>Leopard</w:t>
      </w:r>
      <w:r w:rsidRPr="00B670C0">
        <w:rPr>
          <w:sz w:val="21"/>
          <w:szCs w:val="24"/>
          <w:u w:val="single"/>
        </w:rPr>
        <w:t xml:space="preserve"> (Panthera pardus)</w:t>
      </w:r>
      <w:bookmarkEnd w:id="43"/>
      <w:bookmarkEnd w:id="44"/>
    </w:p>
    <w:p w14:paraId="4381604A" w14:textId="77777777" w:rsidR="00831481" w:rsidRPr="00B670C0" w:rsidRDefault="0035605E" w:rsidP="00B670C0">
      <w:pPr>
        <w:spacing w:line="240" w:lineRule="auto"/>
        <w:rPr>
          <w:sz w:val="21"/>
          <w:szCs w:val="21"/>
        </w:rPr>
      </w:pPr>
      <w:r w:rsidRPr="00B670C0">
        <w:rPr>
          <w:sz w:val="21"/>
          <w:szCs w:val="21"/>
        </w:rPr>
        <w:t xml:space="preserve">There are eight subspecies of leopard and the species has a range across Africa, Asia and Southern Russia </w:t>
      </w:r>
      <w:hyperlink r:id="rId522">
        <w:r w:rsidRPr="00B670C0">
          <w:rPr>
            <w:color w:val="000000"/>
            <w:sz w:val="21"/>
            <w:szCs w:val="21"/>
          </w:rPr>
          <w:t xml:space="preserve">(Jacobson </w:t>
        </w:r>
      </w:hyperlink>
      <w:hyperlink r:id="rId523">
        <w:r w:rsidRPr="00B670C0">
          <w:rPr>
            <w:i/>
            <w:color w:val="000000"/>
            <w:sz w:val="21"/>
            <w:szCs w:val="21"/>
          </w:rPr>
          <w:t>et al.</w:t>
        </w:r>
      </w:hyperlink>
      <w:hyperlink r:id="rId524">
        <w:r w:rsidRPr="00B670C0">
          <w:rPr>
            <w:color w:val="000000"/>
            <w:sz w:val="21"/>
            <w:szCs w:val="21"/>
          </w:rPr>
          <w:t>, 2016)</w:t>
        </w:r>
      </w:hyperlink>
      <w:r w:rsidRPr="00B670C0">
        <w:rPr>
          <w:sz w:val="21"/>
          <w:szCs w:val="21"/>
        </w:rPr>
        <w:t xml:space="preserve">, the widest range of any cat species </w:t>
      </w:r>
      <w:hyperlink r:id="rId525">
        <w:r w:rsidRPr="00B670C0">
          <w:rPr>
            <w:color w:val="000000"/>
            <w:sz w:val="21"/>
            <w:szCs w:val="21"/>
          </w:rPr>
          <w:t xml:space="preserve">(Miquelle </w:t>
        </w:r>
      </w:hyperlink>
      <w:hyperlink r:id="rId526">
        <w:r w:rsidRPr="00B670C0">
          <w:rPr>
            <w:i/>
            <w:color w:val="000000"/>
            <w:sz w:val="21"/>
            <w:szCs w:val="21"/>
          </w:rPr>
          <w:t>et al.</w:t>
        </w:r>
      </w:hyperlink>
      <w:hyperlink r:id="rId527">
        <w:r w:rsidRPr="00B670C0">
          <w:rPr>
            <w:color w:val="000000"/>
            <w:sz w:val="21"/>
            <w:szCs w:val="21"/>
          </w:rPr>
          <w:t>, 1996)</w:t>
        </w:r>
      </w:hyperlink>
      <w:r w:rsidRPr="00B670C0">
        <w:rPr>
          <w:sz w:val="21"/>
          <w:szCs w:val="21"/>
        </w:rPr>
        <w:t>. The Amur or Far Eastern leopard (</w:t>
      </w:r>
      <w:r w:rsidRPr="00B670C0">
        <w:rPr>
          <w:i/>
          <w:sz w:val="21"/>
          <w:szCs w:val="21"/>
        </w:rPr>
        <w:t>Panthera pardus orientalis</w:t>
      </w:r>
      <w:r w:rsidRPr="00B670C0">
        <w:rPr>
          <w:sz w:val="21"/>
          <w:szCs w:val="21"/>
        </w:rPr>
        <w:t>)</w:t>
      </w:r>
      <w:r w:rsidRPr="00B670C0">
        <w:rPr>
          <w:i/>
          <w:sz w:val="21"/>
          <w:szCs w:val="21"/>
        </w:rPr>
        <w:t xml:space="preserve"> </w:t>
      </w:r>
      <w:r w:rsidRPr="00B670C0">
        <w:rPr>
          <w:sz w:val="21"/>
          <w:szCs w:val="21"/>
        </w:rPr>
        <w:t xml:space="preserve">is the most threatened subspecies </w:t>
      </w:r>
      <w:hyperlink r:id="rId528">
        <w:r w:rsidRPr="00B670C0">
          <w:rPr>
            <w:color w:val="000000"/>
            <w:sz w:val="21"/>
            <w:szCs w:val="21"/>
          </w:rPr>
          <w:t xml:space="preserve">(Pečnerová </w:t>
        </w:r>
      </w:hyperlink>
      <w:hyperlink r:id="rId529">
        <w:r w:rsidRPr="00B670C0">
          <w:rPr>
            <w:i/>
            <w:color w:val="000000"/>
            <w:sz w:val="21"/>
            <w:szCs w:val="21"/>
          </w:rPr>
          <w:t>et al.</w:t>
        </w:r>
      </w:hyperlink>
      <w:hyperlink r:id="rId530">
        <w:r w:rsidRPr="00B670C0">
          <w:rPr>
            <w:color w:val="000000"/>
            <w:sz w:val="21"/>
            <w:szCs w:val="21"/>
          </w:rPr>
          <w:t>, 2021)</w:t>
        </w:r>
      </w:hyperlink>
      <w:r w:rsidRPr="00B670C0">
        <w:rPr>
          <w:sz w:val="21"/>
          <w:szCs w:val="21"/>
        </w:rPr>
        <w:t xml:space="preserve"> but also the subspecies from which the leopard reference genome was generated</w:t>
      </w:r>
      <w:r w:rsidRPr="00B670C0">
        <w:rPr>
          <w:sz w:val="21"/>
          <w:szCs w:val="21"/>
          <w:highlight w:val="white"/>
        </w:rPr>
        <w:t xml:space="preserve"> </w:t>
      </w:r>
      <w:hyperlink r:id="rId531">
        <w:r w:rsidRPr="00B670C0">
          <w:rPr>
            <w:color w:val="000000"/>
            <w:sz w:val="21"/>
            <w:szCs w:val="21"/>
            <w:highlight w:val="white"/>
          </w:rPr>
          <w:t xml:space="preserve">(Kim </w:t>
        </w:r>
      </w:hyperlink>
      <w:hyperlink r:id="rId532">
        <w:r w:rsidRPr="00B670C0">
          <w:rPr>
            <w:i/>
            <w:color w:val="000000"/>
            <w:sz w:val="21"/>
            <w:szCs w:val="21"/>
            <w:highlight w:val="white"/>
          </w:rPr>
          <w:t>et al.</w:t>
        </w:r>
      </w:hyperlink>
      <w:hyperlink r:id="rId533">
        <w:r w:rsidRPr="00B670C0">
          <w:rPr>
            <w:color w:val="000000"/>
            <w:sz w:val="21"/>
            <w:szCs w:val="21"/>
            <w:highlight w:val="white"/>
          </w:rPr>
          <w:t>, 2016)</w:t>
        </w:r>
      </w:hyperlink>
      <w:r w:rsidRPr="00B670C0">
        <w:rPr>
          <w:sz w:val="21"/>
          <w:szCs w:val="21"/>
          <w:highlight w:val="white"/>
        </w:rPr>
        <w:t>. Based on a PSMC comparison with African leopards, the Amur le</w:t>
      </w:r>
      <w:r w:rsidRPr="00B670C0">
        <w:rPr>
          <w:sz w:val="21"/>
          <w:szCs w:val="21"/>
        </w:rPr>
        <w:t xml:space="preserve">opard was shown to have experienced a recent bottleneck </w:t>
      </w:r>
      <w:hyperlink r:id="rId534">
        <w:r w:rsidRPr="00B670C0">
          <w:rPr>
            <w:color w:val="000000"/>
            <w:sz w:val="21"/>
            <w:szCs w:val="21"/>
          </w:rPr>
          <w:t xml:space="preserve">(Pečnerová </w:t>
        </w:r>
      </w:hyperlink>
      <w:hyperlink r:id="rId535">
        <w:r w:rsidRPr="00B670C0">
          <w:rPr>
            <w:i/>
            <w:color w:val="000000"/>
            <w:sz w:val="21"/>
            <w:szCs w:val="21"/>
          </w:rPr>
          <w:t>et al.</w:t>
        </w:r>
      </w:hyperlink>
      <w:hyperlink r:id="rId536">
        <w:r w:rsidRPr="00B670C0">
          <w:rPr>
            <w:color w:val="000000"/>
            <w:sz w:val="21"/>
            <w:szCs w:val="21"/>
          </w:rPr>
          <w:t>, 2021)</w:t>
        </w:r>
      </w:hyperlink>
      <w:r w:rsidRPr="00B670C0">
        <w:rPr>
          <w:sz w:val="21"/>
          <w:szCs w:val="21"/>
        </w:rPr>
        <w:t xml:space="preserve">: the range of the leopard reduced dramatically in the 20th century, with surveys in the 1990s estimating 25-40 individuals remained in just one population </w:t>
      </w:r>
      <w:hyperlink r:id="rId537">
        <w:r w:rsidRPr="00B670C0">
          <w:rPr>
            <w:color w:val="000000"/>
            <w:sz w:val="21"/>
            <w:szCs w:val="21"/>
          </w:rPr>
          <w:t xml:space="preserve">(Miquelle </w:t>
        </w:r>
      </w:hyperlink>
      <w:hyperlink r:id="rId538">
        <w:r w:rsidRPr="00B670C0">
          <w:rPr>
            <w:i/>
            <w:color w:val="000000"/>
            <w:sz w:val="21"/>
            <w:szCs w:val="21"/>
          </w:rPr>
          <w:t>et al.</w:t>
        </w:r>
      </w:hyperlink>
      <w:hyperlink r:id="rId539">
        <w:r w:rsidRPr="00B670C0">
          <w:rPr>
            <w:color w:val="000000"/>
            <w:sz w:val="21"/>
            <w:szCs w:val="21"/>
          </w:rPr>
          <w:t xml:space="preserve">, 1996; Miquelle </w:t>
        </w:r>
      </w:hyperlink>
      <w:hyperlink r:id="rId540">
        <w:r w:rsidRPr="00B670C0">
          <w:rPr>
            <w:i/>
            <w:color w:val="000000"/>
            <w:sz w:val="21"/>
            <w:szCs w:val="21"/>
          </w:rPr>
          <w:t>et al.</w:t>
        </w:r>
      </w:hyperlink>
      <w:hyperlink r:id="rId541">
        <w:r w:rsidRPr="00B670C0">
          <w:rPr>
            <w:color w:val="000000"/>
            <w:sz w:val="21"/>
            <w:szCs w:val="21"/>
          </w:rPr>
          <w:t>, 2010)</w:t>
        </w:r>
      </w:hyperlink>
      <w:r w:rsidRPr="00B670C0">
        <w:rPr>
          <w:sz w:val="21"/>
          <w:szCs w:val="21"/>
        </w:rPr>
        <w:t xml:space="preserve">. It has been predicted that the leopard experienced another severe genetic bottleneck 900 thousand to 2 million years ago </w:t>
      </w:r>
      <w:hyperlink r:id="rId542">
        <w:r w:rsidRPr="00B670C0">
          <w:rPr>
            <w:color w:val="000000"/>
            <w:sz w:val="21"/>
            <w:szCs w:val="21"/>
          </w:rPr>
          <w:t xml:space="preserve">(Kim </w:t>
        </w:r>
      </w:hyperlink>
      <w:hyperlink r:id="rId543">
        <w:r w:rsidRPr="00B670C0">
          <w:rPr>
            <w:i/>
            <w:color w:val="000000"/>
            <w:sz w:val="21"/>
            <w:szCs w:val="21"/>
          </w:rPr>
          <w:t>et al.</w:t>
        </w:r>
      </w:hyperlink>
      <w:hyperlink r:id="rId544">
        <w:r w:rsidRPr="00B670C0">
          <w:rPr>
            <w:color w:val="000000"/>
            <w:sz w:val="21"/>
            <w:szCs w:val="21"/>
          </w:rPr>
          <w:t>, 2016)</w:t>
        </w:r>
      </w:hyperlink>
      <w:r w:rsidRPr="00B670C0">
        <w:rPr>
          <w:sz w:val="21"/>
          <w:szCs w:val="21"/>
        </w:rPr>
        <w:t>.</w:t>
      </w:r>
    </w:p>
    <w:p w14:paraId="5557DC1C" w14:textId="77777777" w:rsidR="00831481" w:rsidRPr="00B670C0" w:rsidRDefault="00831481" w:rsidP="00B670C0">
      <w:pPr>
        <w:spacing w:line="240" w:lineRule="auto"/>
        <w:rPr>
          <w:sz w:val="21"/>
          <w:szCs w:val="21"/>
        </w:rPr>
      </w:pPr>
    </w:p>
    <w:p w14:paraId="26A40739" w14:textId="77777777" w:rsidR="00831481" w:rsidRPr="00B670C0" w:rsidRDefault="0035605E" w:rsidP="00B670C0">
      <w:pPr>
        <w:spacing w:line="240" w:lineRule="auto"/>
        <w:rPr>
          <w:sz w:val="21"/>
          <w:szCs w:val="21"/>
        </w:rPr>
      </w:pPr>
      <w:r w:rsidRPr="00B670C0">
        <w:rPr>
          <w:sz w:val="21"/>
          <w:szCs w:val="21"/>
        </w:rPr>
        <w:t xml:space="preserve">Additionally, a recent (last 30 ky) explosion in effective population size was identified in the leopard reference genome but not in wild leopard genomes. As the reference genome is from an individual with 30% admixture with the North-Chinese leopard, it was suggested that this explosion is actually an artefact of this admixture </w:t>
      </w:r>
      <w:hyperlink r:id="rId545">
        <w:r w:rsidRPr="00B670C0">
          <w:rPr>
            <w:color w:val="000000"/>
            <w:sz w:val="21"/>
            <w:szCs w:val="21"/>
          </w:rPr>
          <w:t xml:space="preserve">(Kim </w:t>
        </w:r>
      </w:hyperlink>
      <w:hyperlink r:id="rId546">
        <w:r w:rsidRPr="00B670C0">
          <w:rPr>
            <w:i/>
            <w:color w:val="000000"/>
            <w:sz w:val="21"/>
            <w:szCs w:val="21"/>
          </w:rPr>
          <w:t>et al.</w:t>
        </w:r>
      </w:hyperlink>
      <w:hyperlink r:id="rId547">
        <w:r w:rsidRPr="00B670C0">
          <w:rPr>
            <w:color w:val="000000"/>
            <w:sz w:val="21"/>
            <w:szCs w:val="21"/>
          </w:rPr>
          <w:t>, 2016)</w:t>
        </w:r>
      </w:hyperlink>
      <w:r w:rsidRPr="00B670C0">
        <w:rPr>
          <w:sz w:val="21"/>
          <w:szCs w:val="21"/>
        </w:rPr>
        <w:t xml:space="preserve">. </w:t>
      </w:r>
    </w:p>
    <w:p w14:paraId="7DB5E281" w14:textId="77777777" w:rsidR="00831481" w:rsidRPr="00B670C0" w:rsidRDefault="00831481" w:rsidP="00B670C0">
      <w:pPr>
        <w:spacing w:line="240" w:lineRule="auto"/>
        <w:rPr>
          <w:sz w:val="21"/>
          <w:szCs w:val="21"/>
        </w:rPr>
      </w:pPr>
    </w:p>
    <w:p w14:paraId="5D2004D2" w14:textId="1D08213C" w:rsidR="00831481" w:rsidRPr="00B670C0" w:rsidRDefault="0035605E" w:rsidP="00B670C0">
      <w:pPr>
        <w:spacing w:line="240" w:lineRule="auto"/>
        <w:rPr>
          <w:sz w:val="21"/>
          <w:szCs w:val="21"/>
        </w:rPr>
      </w:pPr>
      <w:r w:rsidRPr="00B670C0">
        <w:rPr>
          <w:sz w:val="21"/>
          <w:szCs w:val="21"/>
        </w:rPr>
        <w:t xml:space="preserve">Amur leopards also carry a signature of an out-of-Africa expansion event in the Pleistocene (300 to 400 kya) and potentially additional founder effects since </w:t>
      </w:r>
      <w:hyperlink r:id="rId548">
        <w:r w:rsidRPr="00B670C0">
          <w:rPr>
            <w:color w:val="000000"/>
            <w:sz w:val="21"/>
            <w:szCs w:val="21"/>
          </w:rPr>
          <w:t xml:space="preserve">(Pečnerová </w:t>
        </w:r>
      </w:hyperlink>
      <w:hyperlink r:id="rId549">
        <w:r w:rsidRPr="00B670C0">
          <w:rPr>
            <w:i/>
            <w:color w:val="000000"/>
            <w:sz w:val="21"/>
            <w:szCs w:val="21"/>
          </w:rPr>
          <w:t>et al.</w:t>
        </w:r>
      </w:hyperlink>
      <w:hyperlink r:id="rId550">
        <w:r w:rsidRPr="00B670C0">
          <w:rPr>
            <w:color w:val="000000"/>
            <w:sz w:val="21"/>
            <w:szCs w:val="21"/>
          </w:rPr>
          <w:t>, 2021)</w:t>
        </w:r>
      </w:hyperlink>
      <w:r w:rsidRPr="00B670C0">
        <w:rPr>
          <w:sz w:val="21"/>
          <w:szCs w:val="21"/>
        </w:rPr>
        <w:t xml:space="preserve">. The out-of-Africa expansion event, in which leopards first colonised Asia, is estimated to have occurred 500 to 600 kya based on PSMC analyses, resulting in a strong founder effect and decreased heterozygosity in Asian leopards compared to their African counterparts </w:t>
      </w:r>
      <w:hyperlink r:id="rId551">
        <w:r w:rsidRPr="00B670C0">
          <w:rPr>
            <w:color w:val="000000"/>
            <w:sz w:val="21"/>
            <w:szCs w:val="21"/>
          </w:rPr>
          <w:t xml:space="preserve">(Paijmans </w:t>
        </w:r>
      </w:hyperlink>
      <w:hyperlink r:id="rId552">
        <w:r w:rsidRPr="00B670C0">
          <w:rPr>
            <w:i/>
            <w:color w:val="000000"/>
            <w:sz w:val="21"/>
            <w:szCs w:val="21"/>
          </w:rPr>
          <w:t>et al.</w:t>
        </w:r>
      </w:hyperlink>
      <w:hyperlink r:id="rId553">
        <w:r w:rsidRPr="00B670C0">
          <w:rPr>
            <w:color w:val="000000"/>
            <w:sz w:val="21"/>
            <w:szCs w:val="21"/>
          </w:rPr>
          <w:t>, 2021)</w:t>
        </w:r>
      </w:hyperlink>
      <w:r w:rsidRPr="00B670C0">
        <w:rPr>
          <w:sz w:val="21"/>
          <w:szCs w:val="21"/>
        </w:rPr>
        <w:t>.</w:t>
      </w:r>
    </w:p>
    <w:p w14:paraId="4B6BD1CA" w14:textId="519A34D7" w:rsidR="00831481" w:rsidRPr="00B670C0" w:rsidRDefault="0035605E" w:rsidP="00B670C0">
      <w:pPr>
        <w:pStyle w:val="Heading3"/>
        <w:spacing w:line="240" w:lineRule="auto"/>
        <w:rPr>
          <w:sz w:val="21"/>
          <w:szCs w:val="24"/>
          <w:u w:val="single"/>
        </w:rPr>
      </w:pPr>
      <w:bookmarkStart w:id="45" w:name="_Toc101538097"/>
      <w:bookmarkStart w:id="46" w:name="_Toc101790706"/>
      <w:r w:rsidRPr="00B670C0">
        <w:rPr>
          <w:i w:val="0"/>
          <w:iCs/>
          <w:sz w:val="21"/>
          <w:szCs w:val="24"/>
          <w:u w:val="single"/>
        </w:rPr>
        <w:t xml:space="preserve">Tiger </w:t>
      </w:r>
      <w:r w:rsidRPr="00B670C0">
        <w:rPr>
          <w:sz w:val="21"/>
          <w:szCs w:val="24"/>
          <w:u w:val="single"/>
        </w:rPr>
        <w:t>(Panthera tigris)</w:t>
      </w:r>
      <w:bookmarkEnd w:id="45"/>
      <w:bookmarkEnd w:id="46"/>
    </w:p>
    <w:p w14:paraId="025C0FE6" w14:textId="77777777" w:rsidR="00831481" w:rsidRPr="00B670C0" w:rsidRDefault="0035605E" w:rsidP="00B670C0">
      <w:pPr>
        <w:spacing w:line="240" w:lineRule="auto"/>
        <w:rPr>
          <w:sz w:val="21"/>
          <w:szCs w:val="21"/>
        </w:rPr>
      </w:pPr>
      <w:r w:rsidRPr="00B670C0">
        <w:rPr>
          <w:sz w:val="21"/>
          <w:szCs w:val="21"/>
        </w:rPr>
        <w:t xml:space="preserve">The tiger has been split into multiple subspecies (exact number debated </w:t>
      </w:r>
      <w:hyperlink r:id="rId554">
        <w:r w:rsidRPr="00B670C0">
          <w:rPr>
            <w:color w:val="000000"/>
            <w:sz w:val="21"/>
            <w:szCs w:val="21"/>
          </w:rPr>
          <w:t xml:space="preserve">(Armstrong </w:t>
        </w:r>
      </w:hyperlink>
      <w:hyperlink r:id="rId555">
        <w:r w:rsidRPr="00B670C0">
          <w:rPr>
            <w:i/>
            <w:color w:val="000000"/>
            <w:sz w:val="21"/>
            <w:szCs w:val="21"/>
          </w:rPr>
          <w:t>et al.</w:t>
        </w:r>
      </w:hyperlink>
      <w:hyperlink r:id="rId556">
        <w:r w:rsidRPr="00B670C0">
          <w:rPr>
            <w:color w:val="000000"/>
            <w:sz w:val="21"/>
            <w:szCs w:val="21"/>
          </w:rPr>
          <w:t>, 2021)</w:t>
        </w:r>
      </w:hyperlink>
      <w:r w:rsidRPr="00B670C0">
        <w:rPr>
          <w:sz w:val="21"/>
          <w:szCs w:val="21"/>
        </w:rPr>
        <w:t xml:space="preserve">) including the Amur tiger, from which samples were used for the reference genome </w:t>
      </w:r>
      <w:hyperlink r:id="rId557">
        <w:r w:rsidRPr="00B670C0">
          <w:rPr>
            <w:color w:val="000000"/>
            <w:sz w:val="21"/>
            <w:szCs w:val="21"/>
          </w:rPr>
          <w:t xml:space="preserve">(Cho </w:t>
        </w:r>
      </w:hyperlink>
      <w:hyperlink r:id="rId558">
        <w:r w:rsidRPr="00B670C0">
          <w:rPr>
            <w:i/>
            <w:color w:val="000000"/>
            <w:sz w:val="21"/>
            <w:szCs w:val="21"/>
          </w:rPr>
          <w:t>et al.</w:t>
        </w:r>
      </w:hyperlink>
      <w:hyperlink r:id="rId559">
        <w:r w:rsidRPr="00B670C0">
          <w:rPr>
            <w:color w:val="000000"/>
            <w:sz w:val="21"/>
            <w:szCs w:val="21"/>
          </w:rPr>
          <w:t>, 2013)</w:t>
        </w:r>
      </w:hyperlink>
      <w:r w:rsidRPr="00B670C0">
        <w:rPr>
          <w:sz w:val="21"/>
          <w:szCs w:val="21"/>
        </w:rPr>
        <w:t xml:space="preserve">. The Amur tiger is mainly found in the Sikhote-Alin Nature Reserve in the Russian Far East </w:t>
      </w:r>
      <w:hyperlink r:id="rId560">
        <w:r w:rsidRPr="00B670C0">
          <w:rPr>
            <w:color w:val="000000"/>
            <w:sz w:val="21"/>
            <w:szCs w:val="21"/>
          </w:rPr>
          <w:t>(Kaplanov, 2005)</w:t>
        </w:r>
      </w:hyperlink>
      <w:r w:rsidRPr="00B670C0">
        <w:rPr>
          <w:sz w:val="21"/>
          <w:szCs w:val="21"/>
        </w:rPr>
        <w:t xml:space="preserve"> and multiple studies on its demographic history have been undertaken. It is widely accepted that the Amur tiger experienced a demographic collapse in the early 1940s, where the </w:t>
      </w:r>
      <w:r w:rsidRPr="00B670C0">
        <w:rPr>
          <w:sz w:val="21"/>
          <w:szCs w:val="21"/>
        </w:rPr>
        <w:lastRenderedPageBreak/>
        <w:t xml:space="preserve">population was reduced to 20-30 individuals, resulting in a severe genetic bottleneck </w:t>
      </w:r>
      <w:hyperlink r:id="rId561">
        <w:r w:rsidRPr="00B670C0">
          <w:rPr>
            <w:color w:val="000000"/>
            <w:sz w:val="21"/>
            <w:szCs w:val="21"/>
          </w:rPr>
          <w:t xml:space="preserve">(Kaplanov, 2005; Alasaad </w:t>
        </w:r>
      </w:hyperlink>
      <w:hyperlink r:id="rId562">
        <w:r w:rsidRPr="00B670C0">
          <w:rPr>
            <w:i/>
            <w:color w:val="000000"/>
            <w:sz w:val="21"/>
            <w:szCs w:val="21"/>
          </w:rPr>
          <w:t>et al.</w:t>
        </w:r>
      </w:hyperlink>
      <w:hyperlink r:id="rId563">
        <w:r w:rsidRPr="00B670C0">
          <w:rPr>
            <w:color w:val="000000"/>
            <w:sz w:val="21"/>
            <w:szCs w:val="21"/>
          </w:rPr>
          <w:t>, 2011)</w:t>
        </w:r>
      </w:hyperlink>
      <w:r w:rsidRPr="00B670C0">
        <w:rPr>
          <w:sz w:val="21"/>
          <w:szCs w:val="21"/>
        </w:rPr>
        <w:t xml:space="preserve">. Very low levels of mitochondrial DNA variation were identified in the Amur tiger, likely due to this recent bottleneck </w:t>
      </w:r>
      <w:hyperlink r:id="rId564">
        <w:r w:rsidRPr="00B670C0">
          <w:rPr>
            <w:color w:val="000000"/>
            <w:sz w:val="21"/>
            <w:szCs w:val="21"/>
          </w:rPr>
          <w:t xml:space="preserve">(Russello </w:t>
        </w:r>
      </w:hyperlink>
      <w:hyperlink r:id="rId565">
        <w:r w:rsidRPr="00B670C0">
          <w:rPr>
            <w:i/>
            <w:color w:val="000000"/>
            <w:sz w:val="21"/>
            <w:szCs w:val="21"/>
          </w:rPr>
          <w:t>et al.</w:t>
        </w:r>
      </w:hyperlink>
      <w:hyperlink r:id="rId566">
        <w:r w:rsidRPr="00B670C0">
          <w:rPr>
            <w:color w:val="000000"/>
            <w:sz w:val="21"/>
            <w:szCs w:val="21"/>
          </w:rPr>
          <w:t>, 2004)</w:t>
        </w:r>
      </w:hyperlink>
      <w:r w:rsidRPr="00B670C0">
        <w:rPr>
          <w:sz w:val="21"/>
          <w:szCs w:val="21"/>
        </w:rPr>
        <w:t xml:space="preserve">. </w:t>
      </w:r>
    </w:p>
    <w:p w14:paraId="20DA920B" w14:textId="77777777" w:rsidR="00831481" w:rsidRPr="00B670C0" w:rsidRDefault="00831481" w:rsidP="00B670C0">
      <w:pPr>
        <w:spacing w:line="240" w:lineRule="auto"/>
        <w:rPr>
          <w:sz w:val="21"/>
          <w:szCs w:val="21"/>
        </w:rPr>
      </w:pPr>
    </w:p>
    <w:p w14:paraId="2C1C71A7" w14:textId="5BEFAAE6" w:rsidR="00831481" w:rsidRPr="00B670C0" w:rsidRDefault="0035605E" w:rsidP="00B670C0">
      <w:pPr>
        <w:spacing w:line="240" w:lineRule="auto"/>
        <w:rPr>
          <w:sz w:val="21"/>
          <w:szCs w:val="21"/>
        </w:rPr>
      </w:pPr>
      <w:r w:rsidRPr="00B670C0">
        <w:rPr>
          <w:sz w:val="21"/>
          <w:szCs w:val="21"/>
        </w:rPr>
        <w:t xml:space="preserve">The existence of this bottleneck in tiger DNA has been debated; one microsatellite study did not find any evidence of a recent bottleneck </w:t>
      </w:r>
      <w:hyperlink r:id="rId567">
        <w:r w:rsidRPr="00B670C0">
          <w:rPr>
            <w:color w:val="000000"/>
            <w:sz w:val="21"/>
            <w:szCs w:val="21"/>
          </w:rPr>
          <w:t xml:space="preserve">(Henry </w:t>
        </w:r>
      </w:hyperlink>
      <w:hyperlink r:id="rId568">
        <w:r w:rsidRPr="00B670C0">
          <w:rPr>
            <w:i/>
            <w:color w:val="000000"/>
            <w:sz w:val="21"/>
            <w:szCs w:val="21"/>
          </w:rPr>
          <w:t>et al.</w:t>
        </w:r>
      </w:hyperlink>
      <w:hyperlink r:id="rId569">
        <w:r w:rsidRPr="00B670C0">
          <w:rPr>
            <w:color w:val="000000"/>
            <w:sz w:val="21"/>
            <w:szCs w:val="21"/>
          </w:rPr>
          <w:t>, 2009)</w:t>
        </w:r>
      </w:hyperlink>
      <w:r w:rsidRPr="00B670C0">
        <w:rPr>
          <w:sz w:val="21"/>
          <w:szCs w:val="21"/>
        </w:rPr>
        <w:t xml:space="preserve">, however a more recent study with higher quality data and more microsatellite loci did find evidence </w:t>
      </w:r>
      <w:hyperlink r:id="rId570">
        <w:r w:rsidRPr="00B670C0">
          <w:rPr>
            <w:color w:val="000000"/>
            <w:sz w:val="21"/>
            <w:szCs w:val="21"/>
          </w:rPr>
          <w:t xml:space="preserve">(Alasaad </w:t>
        </w:r>
      </w:hyperlink>
      <w:hyperlink r:id="rId571">
        <w:r w:rsidRPr="00B670C0">
          <w:rPr>
            <w:i/>
            <w:color w:val="000000"/>
            <w:sz w:val="21"/>
            <w:szCs w:val="21"/>
          </w:rPr>
          <w:t>et al.</w:t>
        </w:r>
      </w:hyperlink>
      <w:hyperlink r:id="rId572">
        <w:r w:rsidRPr="00B670C0">
          <w:rPr>
            <w:color w:val="000000"/>
            <w:sz w:val="21"/>
            <w:szCs w:val="21"/>
          </w:rPr>
          <w:t>, 2011)</w:t>
        </w:r>
      </w:hyperlink>
      <w:r w:rsidRPr="00B670C0">
        <w:rPr>
          <w:sz w:val="21"/>
          <w:szCs w:val="21"/>
        </w:rPr>
        <w:t>. Tigers were found to have long runs of homozygosity, suggesting recent inbreeding, and demographic models such as PSM</w:t>
      </w:r>
      <w:r w:rsidRPr="00B670C0">
        <w:rPr>
          <w:sz w:val="21"/>
          <w:szCs w:val="21"/>
          <w:highlight w:val="white"/>
        </w:rPr>
        <w:t xml:space="preserve">C showed strong recent bottlenecks </w:t>
      </w:r>
      <w:hyperlink r:id="rId573">
        <w:r w:rsidRPr="00B670C0">
          <w:rPr>
            <w:color w:val="000000"/>
            <w:sz w:val="21"/>
            <w:szCs w:val="21"/>
            <w:highlight w:val="white"/>
          </w:rPr>
          <w:t xml:space="preserve">(Armstrong </w:t>
        </w:r>
      </w:hyperlink>
      <w:hyperlink r:id="rId574">
        <w:r w:rsidRPr="00B670C0">
          <w:rPr>
            <w:i/>
            <w:color w:val="000000"/>
            <w:sz w:val="21"/>
            <w:szCs w:val="21"/>
            <w:highlight w:val="white"/>
          </w:rPr>
          <w:t>et al.</w:t>
        </w:r>
      </w:hyperlink>
      <w:hyperlink r:id="rId575">
        <w:r w:rsidRPr="00B670C0">
          <w:rPr>
            <w:color w:val="000000"/>
            <w:sz w:val="21"/>
            <w:szCs w:val="21"/>
            <w:highlight w:val="white"/>
          </w:rPr>
          <w:t>, 2021)</w:t>
        </w:r>
      </w:hyperlink>
      <w:r w:rsidRPr="00B670C0">
        <w:rPr>
          <w:sz w:val="21"/>
          <w:szCs w:val="21"/>
          <w:highlight w:val="white"/>
        </w:rPr>
        <w:t xml:space="preserve">. This evidence further supports Alasaad </w:t>
      </w:r>
      <w:r w:rsidRPr="00B670C0">
        <w:rPr>
          <w:i/>
          <w:sz w:val="21"/>
          <w:szCs w:val="21"/>
          <w:highlight w:val="white"/>
        </w:rPr>
        <w:t>et al.</w:t>
      </w:r>
      <w:r w:rsidRPr="00B670C0">
        <w:rPr>
          <w:sz w:val="21"/>
          <w:szCs w:val="21"/>
          <w:highlight w:val="white"/>
        </w:rPr>
        <w:t>’s (2011) identification of a recent bottleneck. A very strong bottleneck has also been suggested approximately 23</w:t>
      </w:r>
      <w:r w:rsidRPr="00B670C0">
        <w:rPr>
          <w:sz w:val="21"/>
          <w:szCs w:val="21"/>
        </w:rPr>
        <w:t xml:space="preserve">4 kya </w:t>
      </w:r>
      <w:hyperlink r:id="rId576">
        <w:r w:rsidRPr="00B670C0">
          <w:rPr>
            <w:color w:val="000000"/>
            <w:sz w:val="21"/>
            <w:szCs w:val="21"/>
          </w:rPr>
          <w:t xml:space="preserve">(Armstrong </w:t>
        </w:r>
      </w:hyperlink>
      <w:hyperlink r:id="rId577">
        <w:r w:rsidRPr="00B670C0">
          <w:rPr>
            <w:i/>
            <w:color w:val="000000"/>
            <w:sz w:val="21"/>
            <w:szCs w:val="21"/>
          </w:rPr>
          <w:t>et al.</w:t>
        </w:r>
      </w:hyperlink>
      <w:hyperlink r:id="rId578">
        <w:r w:rsidRPr="00B670C0">
          <w:rPr>
            <w:color w:val="000000"/>
            <w:sz w:val="21"/>
            <w:szCs w:val="21"/>
          </w:rPr>
          <w:t>, 2021)</w:t>
        </w:r>
      </w:hyperlink>
      <w:r w:rsidRPr="00B670C0">
        <w:rPr>
          <w:sz w:val="21"/>
          <w:szCs w:val="21"/>
        </w:rPr>
        <w:t xml:space="preserve">. Using PSMC and mitochondrial DNA, bottlenecks were also estimated at 7 to 70 kya and 72 to 108 kya respectively </w:t>
      </w:r>
      <w:hyperlink r:id="rId579">
        <w:r w:rsidRPr="00B670C0">
          <w:rPr>
            <w:color w:val="000000"/>
            <w:sz w:val="21"/>
            <w:szCs w:val="21"/>
          </w:rPr>
          <w:t xml:space="preserve">(Cho </w:t>
        </w:r>
      </w:hyperlink>
      <w:hyperlink r:id="rId580">
        <w:r w:rsidRPr="00B670C0">
          <w:rPr>
            <w:i/>
            <w:color w:val="000000"/>
            <w:sz w:val="21"/>
            <w:szCs w:val="21"/>
          </w:rPr>
          <w:t>et al.</w:t>
        </w:r>
      </w:hyperlink>
      <w:hyperlink r:id="rId581">
        <w:r w:rsidRPr="00B670C0">
          <w:rPr>
            <w:color w:val="000000"/>
            <w:sz w:val="21"/>
            <w:szCs w:val="21"/>
          </w:rPr>
          <w:t>, 2013)</w:t>
        </w:r>
      </w:hyperlink>
      <w:r w:rsidRPr="00B670C0">
        <w:rPr>
          <w:sz w:val="21"/>
          <w:szCs w:val="21"/>
        </w:rPr>
        <w:t>. It is important to note that it is unlikely that signatures of the recent bottleneck will be identified in the reference genome.</w:t>
      </w:r>
    </w:p>
    <w:p w14:paraId="074EECA1" w14:textId="636ED010" w:rsidR="00831481" w:rsidRPr="00B670C0" w:rsidRDefault="0035605E" w:rsidP="00B670C0">
      <w:pPr>
        <w:pStyle w:val="Heading3"/>
        <w:spacing w:line="240" w:lineRule="auto"/>
        <w:rPr>
          <w:sz w:val="21"/>
          <w:szCs w:val="24"/>
          <w:u w:val="single"/>
        </w:rPr>
      </w:pPr>
      <w:bookmarkStart w:id="47" w:name="_Toc101538098"/>
      <w:bookmarkStart w:id="48" w:name="_Toc101790707"/>
      <w:r w:rsidRPr="00B670C0">
        <w:rPr>
          <w:i w:val="0"/>
          <w:iCs/>
          <w:sz w:val="21"/>
          <w:szCs w:val="24"/>
          <w:u w:val="single"/>
        </w:rPr>
        <w:t>Puma</w:t>
      </w:r>
      <w:r w:rsidRPr="00B670C0">
        <w:rPr>
          <w:sz w:val="21"/>
          <w:szCs w:val="24"/>
          <w:u w:val="single"/>
        </w:rPr>
        <w:t xml:space="preserve"> (Puma concolor)</w:t>
      </w:r>
      <w:bookmarkEnd w:id="47"/>
      <w:bookmarkEnd w:id="48"/>
    </w:p>
    <w:p w14:paraId="79D87FA0" w14:textId="77777777" w:rsidR="00831481" w:rsidRPr="00B670C0" w:rsidRDefault="0035605E" w:rsidP="00B670C0">
      <w:pPr>
        <w:spacing w:line="240" w:lineRule="auto"/>
        <w:rPr>
          <w:sz w:val="21"/>
          <w:szCs w:val="21"/>
        </w:rPr>
      </w:pPr>
      <w:r w:rsidRPr="00B670C0">
        <w:rPr>
          <w:sz w:val="21"/>
          <w:szCs w:val="21"/>
        </w:rPr>
        <w:t>The puma (also called panther or cougar) is one of the most famous examples of a genetic bottleneck. The Florida panther (</w:t>
      </w:r>
      <w:r w:rsidRPr="00B670C0">
        <w:rPr>
          <w:i/>
          <w:sz w:val="21"/>
          <w:szCs w:val="21"/>
        </w:rPr>
        <w:t>P. c. coryi</w:t>
      </w:r>
      <w:r w:rsidRPr="00B670C0">
        <w:rPr>
          <w:sz w:val="21"/>
          <w:szCs w:val="21"/>
        </w:rPr>
        <w:t xml:space="preserve">) experienced a severe bottleneck in the 20th century </w:t>
      </w:r>
      <w:hyperlink r:id="rId582">
        <w:r w:rsidRPr="00B670C0">
          <w:rPr>
            <w:color w:val="000000"/>
            <w:sz w:val="21"/>
            <w:szCs w:val="21"/>
          </w:rPr>
          <w:t xml:space="preserve">(Culver </w:t>
        </w:r>
      </w:hyperlink>
      <w:hyperlink r:id="rId583">
        <w:r w:rsidRPr="00B670C0">
          <w:rPr>
            <w:i/>
            <w:color w:val="000000"/>
            <w:sz w:val="21"/>
            <w:szCs w:val="21"/>
          </w:rPr>
          <w:t>et al.</w:t>
        </w:r>
      </w:hyperlink>
      <w:hyperlink r:id="rId584">
        <w:r w:rsidRPr="00B670C0">
          <w:rPr>
            <w:color w:val="000000"/>
            <w:sz w:val="21"/>
            <w:szCs w:val="21"/>
          </w:rPr>
          <w:t>, 2008)</w:t>
        </w:r>
      </w:hyperlink>
      <w:r w:rsidRPr="00B670C0">
        <w:rPr>
          <w:sz w:val="21"/>
          <w:szCs w:val="21"/>
        </w:rPr>
        <w:t xml:space="preserve">, to the extent that the genetic diversity in modern individuals is much lower than is observed in 1890s museum samples </w:t>
      </w:r>
      <w:hyperlink r:id="rId585">
        <w:r w:rsidRPr="00B670C0">
          <w:rPr>
            <w:color w:val="000000"/>
            <w:sz w:val="21"/>
            <w:szCs w:val="21"/>
          </w:rPr>
          <w:t xml:space="preserve">(Culver </w:t>
        </w:r>
      </w:hyperlink>
      <w:hyperlink r:id="rId586">
        <w:r w:rsidRPr="00B670C0">
          <w:rPr>
            <w:i/>
            <w:color w:val="000000"/>
            <w:sz w:val="21"/>
            <w:szCs w:val="21"/>
          </w:rPr>
          <w:t>et al.</w:t>
        </w:r>
      </w:hyperlink>
      <w:hyperlink r:id="rId587">
        <w:r w:rsidRPr="00B670C0">
          <w:rPr>
            <w:color w:val="000000"/>
            <w:sz w:val="21"/>
            <w:szCs w:val="21"/>
          </w:rPr>
          <w:t>, 2008)</w:t>
        </w:r>
      </w:hyperlink>
      <w:r w:rsidRPr="00B670C0">
        <w:rPr>
          <w:sz w:val="21"/>
          <w:szCs w:val="21"/>
        </w:rPr>
        <w:t xml:space="preserve">. Resultant symptoms of inbreeding depression include sperm abnormalities, congenital heart defects and a high load of deadly infectious diseases </w:t>
      </w:r>
      <w:hyperlink r:id="rId588">
        <w:r w:rsidRPr="00B670C0">
          <w:rPr>
            <w:color w:val="000000"/>
            <w:sz w:val="21"/>
            <w:szCs w:val="21"/>
          </w:rPr>
          <w:t xml:space="preserve">(Roelke </w:t>
        </w:r>
      </w:hyperlink>
      <w:hyperlink r:id="rId589">
        <w:r w:rsidRPr="00B670C0">
          <w:rPr>
            <w:i/>
            <w:color w:val="000000"/>
            <w:sz w:val="21"/>
            <w:szCs w:val="21"/>
          </w:rPr>
          <w:t>et al.</w:t>
        </w:r>
      </w:hyperlink>
      <w:hyperlink r:id="rId590">
        <w:r w:rsidRPr="00B670C0">
          <w:rPr>
            <w:color w:val="000000"/>
            <w:sz w:val="21"/>
            <w:szCs w:val="21"/>
          </w:rPr>
          <w:t>, 1993)</w:t>
        </w:r>
      </w:hyperlink>
      <w:r w:rsidRPr="00B670C0">
        <w:rPr>
          <w:sz w:val="21"/>
          <w:szCs w:val="21"/>
        </w:rPr>
        <w:t xml:space="preserve">. </w:t>
      </w:r>
    </w:p>
    <w:p w14:paraId="01A52499" w14:textId="77777777" w:rsidR="00831481" w:rsidRPr="00B670C0" w:rsidRDefault="00831481" w:rsidP="00B670C0">
      <w:pPr>
        <w:spacing w:line="240" w:lineRule="auto"/>
        <w:rPr>
          <w:sz w:val="21"/>
          <w:szCs w:val="21"/>
        </w:rPr>
      </w:pPr>
    </w:p>
    <w:p w14:paraId="5579B739" w14:textId="147C2AED" w:rsidR="00831481" w:rsidRPr="00B670C0" w:rsidRDefault="0035605E" w:rsidP="00B670C0">
      <w:pPr>
        <w:spacing w:line="240" w:lineRule="auto"/>
        <w:rPr>
          <w:sz w:val="21"/>
          <w:szCs w:val="21"/>
          <w:shd w:val="clear" w:color="auto" w:fill="F1C232"/>
        </w:rPr>
      </w:pPr>
      <w:r w:rsidRPr="00B670C0">
        <w:rPr>
          <w:sz w:val="21"/>
          <w:szCs w:val="21"/>
        </w:rPr>
        <w:t xml:space="preserve">The puma reference genome used samples from a Californian individual, so the bottleneck in the Florida panther population will not be observed. However, the species as a whole experienced a severe demographic decline in the late Pleistocene and went extinct in North America </w:t>
      </w:r>
      <w:hyperlink r:id="rId591">
        <w:r w:rsidRPr="00B670C0">
          <w:rPr>
            <w:color w:val="000000"/>
            <w:sz w:val="21"/>
            <w:szCs w:val="21"/>
          </w:rPr>
          <w:t xml:space="preserve">(Culver </w:t>
        </w:r>
      </w:hyperlink>
      <w:hyperlink r:id="rId592">
        <w:r w:rsidRPr="00B670C0">
          <w:rPr>
            <w:i/>
            <w:color w:val="000000"/>
            <w:sz w:val="21"/>
            <w:szCs w:val="21"/>
          </w:rPr>
          <w:t>et al.</w:t>
        </w:r>
      </w:hyperlink>
      <w:hyperlink r:id="rId593">
        <w:r w:rsidRPr="00B670C0">
          <w:rPr>
            <w:color w:val="000000"/>
            <w:sz w:val="21"/>
            <w:szCs w:val="21"/>
          </w:rPr>
          <w:t xml:space="preserve">, 2000; Matte </w:t>
        </w:r>
      </w:hyperlink>
      <w:hyperlink r:id="rId594">
        <w:r w:rsidRPr="00B670C0">
          <w:rPr>
            <w:i/>
            <w:color w:val="000000"/>
            <w:sz w:val="21"/>
            <w:szCs w:val="21"/>
          </w:rPr>
          <w:t>et al.</w:t>
        </w:r>
      </w:hyperlink>
      <w:hyperlink r:id="rId595">
        <w:r w:rsidRPr="00B670C0">
          <w:rPr>
            <w:color w:val="000000"/>
            <w:sz w:val="21"/>
            <w:szCs w:val="21"/>
          </w:rPr>
          <w:t>, 2013)</w:t>
        </w:r>
      </w:hyperlink>
      <w:r w:rsidRPr="00B670C0">
        <w:rPr>
          <w:sz w:val="21"/>
          <w:szCs w:val="21"/>
        </w:rPr>
        <w:t xml:space="preserve">. South American individuals were shown to experience a demographic expansion approximately 8 kya </w:t>
      </w:r>
      <w:hyperlink r:id="rId596">
        <w:r w:rsidRPr="00B670C0">
          <w:rPr>
            <w:color w:val="000000"/>
            <w:sz w:val="21"/>
            <w:szCs w:val="21"/>
          </w:rPr>
          <w:t xml:space="preserve">(Matte </w:t>
        </w:r>
      </w:hyperlink>
      <w:hyperlink r:id="rId597">
        <w:r w:rsidRPr="00B670C0">
          <w:rPr>
            <w:i/>
            <w:color w:val="000000"/>
            <w:sz w:val="21"/>
            <w:szCs w:val="21"/>
          </w:rPr>
          <w:t>et al.</w:t>
        </w:r>
      </w:hyperlink>
      <w:hyperlink r:id="rId598">
        <w:r w:rsidRPr="00B670C0">
          <w:rPr>
            <w:color w:val="000000"/>
            <w:sz w:val="21"/>
            <w:szCs w:val="21"/>
          </w:rPr>
          <w:t>, 2013)</w:t>
        </w:r>
      </w:hyperlink>
      <w:r w:rsidRPr="00B670C0">
        <w:rPr>
          <w:sz w:val="21"/>
          <w:szCs w:val="21"/>
        </w:rPr>
        <w:t xml:space="preserve"> and were then hypothesised to have repopulated North America </w:t>
      </w:r>
      <w:hyperlink r:id="rId599">
        <w:r w:rsidRPr="00B670C0">
          <w:rPr>
            <w:color w:val="000000"/>
            <w:sz w:val="21"/>
            <w:szCs w:val="21"/>
          </w:rPr>
          <w:t xml:space="preserve">(Culver </w:t>
        </w:r>
      </w:hyperlink>
      <w:hyperlink r:id="rId600">
        <w:r w:rsidRPr="00B670C0">
          <w:rPr>
            <w:i/>
            <w:color w:val="000000"/>
            <w:sz w:val="21"/>
            <w:szCs w:val="21"/>
          </w:rPr>
          <w:t>et al.</w:t>
        </w:r>
      </w:hyperlink>
      <w:hyperlink r:id="rId601">
        <w:r w:rsidRPr="00B670C0">
          <w:rPr>
            <w:color w:val="000000"/>
            <w:sz w:val="21"/>
            <w:szCs w:val="21"/>
          </w:rPr>
          <w:t>, 2000)</w:t>
        </w:r>
      </w:hyperlink>
      <w:r w:rsidRPr="00B670C0">
        <w:rPr>
          <w:sz w:val="21"/>
          <w:szCs w:val="21"/>
        </w:rPr>
        <w:t xml:space="preserve">. All North American pumas investigated in a recent study had short ROH dating to the early 20th century, suggesting small isolated populations and a potential bottleneck corresponding to extensive hunting </w:t>
      </w:r>
      <w:hyperlink r:id="rId602">
        <w:r w:rsidRPr="00B670C0">
          <w:rPr>
            <w:color w:val="000000"/>
            <w:sz w:val="21"/>
            <w:szCs w:val="21"/>
          </w:rPr>
          <w:t xml:space="preserve">(Saremi </w:t>
        </w:r>
      </w:hyperlink>
      <w:hyperlink r:id="rId603">
        <w:r w:rsidRPr="00B670C0">
          <w:rPr>
            <w:i/>
            <w:color w:val="000000"/>
            <w:sz w:val="21"/>
            <w:szCs w:val="21"/>
          </w:rPr>
          <w:t>et al.</w:t>
        </w:r>
      </w:hyperlink>
      <w:hyperlink r:id="rId604">
        <w:r w:rsidRPr="00B670C0">
          <w:rPr>
            <w:color w:val="000000"/>
            <w:sz w:val="21"/>
            <w:szCs w:val="21"/>
          </w:rPr>
          <w:t>, 2019)</w:t>
        </w:r>
      </w:hyperlink>
      <w:r w:rsidRPr="00B670C0">
        <w:rPr>
          <w:sz w:val="21"/>
          <w:szCs w:val="21"/>
        </w:rPr>
        <w:t>.</w:t>
      </w:r>
    </w:p>
    <w:p w14:paraId="3976DD60" w14:textId="77777777" w:rsidR="00831481" w:rsidRPr="00B670C0" w:rsidRDefault="0035605E" w:rsidP="00B670C0">
      <w:pPr>
        <w:pStyle w:val="Heading2"/>
        <w:spacing w:line="240" w:lineRule="auto"/>
        <w:rPr>
          <w:sz w:val="21"/>
          <w:szCs w:val="28"/>
        </w:rPr>
      </w:pPr>
      <w:bookmarkStart w:id="49" w:name="_Toc101790708"/>
      <w:r w:rsidRPr="00B670C0">
        <w:rPr>
          <w:sz w:val="21"/>
          <w:szCs w:val="28"/>
        </w:rPr>
        <w:t>7.3. Aims and objectives</w:t>
      </w:r>
      <w:bookmarkEnd w:id="49"/>
    </w:p>
    <w:p w14:paraId="20177349" w14:textId="77777777" w:rsidR="00831481" w:rsidRPr="00B670C0" w:rsidRDefault="00831481" w:rsidP="00B670C0">
      <w:pPr>
        <w:spacing w:line="240" w:lineRule="auto"/>
        <w:rPr>
          <w:sz w:val="21"/>
          <w:szCs w:val="21"/>
        </w:rPr>
      </w:pPr>
    </w:p>
    <w:p w14:paraId="3BE78017" w14:textId="3B29D1D1" w:rsidR="00A93A35" w:rsidRDefault="0035605E" w:rsidP="00A93A35">
      <w:pPr>
        <w:spacing w:line="240" w:lineRule="auto"/>
      </w:pPr>
      <w:r w:rsidRPr="00B670C0">
        <w:rPr>
          <w:sz w:val="21"/>
          <w:szCs w:val="21"/>
        </w:rPr>
        <w:t>Using genomic data from the species described in Section 7.2,</w:t>
      </w:r>
      <w:r w:rsidRPr="00B670C0">
        <w:rPr>
          <w:sz w:val="21"/>
          <w:szCs w:val="21"/>
          <w:highlight w:val="white"/>
        </w:rPr>
        <w:t xml:space="preserve"> the two main aims will be investigated: to identify deleterious functional noncoding mutations and to investigate gene family dynamics and evolution. For the first aim, a multiple genome alignment will be generated, highly</w:t>
      </w:r>
      <w:r w:rsidRPr="00B670C0">
        <w:rPr>
          <w:sz w:val="21"/>
          <w:szCs w:val="21"/>
        </w:rPr>
        <w:t xml:space="preserve"> conserved noncoding regions identified (with the assumption that highly conserved regions are likely to be functional) and then putatively deleterious variants within these regions identified. For the second aim, gene families will be identified that have expanded, contracted or been lost entirely from particular species or lineages. It will then be possible to consider whether such dynamics can be related to demographic events within those species or lineages, such as historic bottlenecks.</w:t>
      </w:r>
      <w:bookmarkStart w:id="50" w:name="_Toc101790709"/>
    </w:p>
    <w:p w14:paraId="3A7E93D8" w14:textId="572B8704" w:rsidR="00A93A35" w:rsidRPr="00A93A35" w:rsidRDefault="0035605E" w:rsidP="00A93A35">
      <w:pPr>
        <w:pStyle w:val="Heading1"/>
        <w:rPr>
          <w:sz w:val="21"/>
          <w:szCs w:val="21"/>
        </w:rPr>
      </w:pPr>
      <w:r w:rsidRPr="00A93A35">
        <w:t>8. Progress and future work</w:t>
      </w:r>
      <w:bookmarkStart w:id="51" w:name="_Toc101790710"/>
      <w:bookmarkEnd w:id="50"/>
    </w:p>
    <w:p w14:paraId="2072D884" w14:textId="1E5192EF" w:rsidR="00831481" w:rsidRPr="00A93A35" w:rsidRDefault="0035605E" w:rsidP="00A93A35">
      <w:pPr>
        <w:pStyle w:val="Heading1"/>
        <w:spacing w:line="240" w:lineRule="auto"/>
        <w:rPr>
          <w:sz w:val="24"/>
          <w:szCs w:val="36"/>
        </w:rPr>
      </w:pPr>
      <w:r w:rsidRPr="00B670C0">
        <w:rPr>
          <w:sz w:val="21"/>
          <w:szCs w:val="28"/>
        </w:rPr>
        <w:t>8.1. Deleterious mutations in functional noncoding regions</w:t>
      </w:r>
      <w:bookmarkEnd w:id="51"/>
    </w:p>
    <w:p w14:paraId="70E900FD" w14:textId="77777777" w:rsidR="00831481" w:rsidRPr="00B670C0" w:rsidRDefault="00831481" w:rsidP="00B670C0">
      <w:pPr>
        <w:spacing w:line="240" w:lineRule="auto"/>
        <w:rPr>
          <w:sz w:val="21"/>
          <w:szCs w:val="21"/>
        </w:rPr>
      </w:pPr>
    </w:p>
    <w:p w14:paraId="35D7DD3A" w14:textId="77777777" w:rsidR="00831481" w:rsidRPr="00B670C0" w:rsidRDefault="0035605E" w:rsidP="00B670C0">
      <w:pPr>
        <w:spacing w:line="240" w:lineRule="auto"/>
        <w:rPr>
          <w:sz w:val="21"/>
          <w:szCs w:val="21"/>
          <w:u w:val="single"/>
        </w:rPr>
      </w:pPr>
      <w:r w:rsidRPr="00B670C0">
        <w:rPr>
          <w:sz w:val="21"/>
          <w:szCs w:val="21"/>
          <w:u w:val="single"/>
        </w:rPr>
        <w:t>Methods</w:t>
      </w:r>
    </w:p>
    <w:p w14:paraId="354EC287" w14:textId="77777777" w:rsidR="00831481" w:rsidRPr="00B670C0" w:rsidRDefault="0035605E" w:rsidP="00B670C0">
      <w:pPr>
        <w:spacing w:line="240" w:lineRule="auto"/>
        <w:rPr>
          <w:sz w:val="21"/>
          <w:szCs w:val="21"/>
        </w:rPr>
      </w:pPr>
      <w:r w:rsidRPr="00B670C0">
        <w:rPr>
          <w:sz w:val="21"/>
          <w:szCs w:val="21"/>
        </w:rPr>
        <w:lastRenderedPageBreak/>
        <w:t xml:space="preserve">To identify deleterious mutations in functional noncoding regions of felid genomes, the first key step was to generate a multiple genome alignment. Progressive Cactus </w:t>
      </w:r>
      <w:hyperlink r:id="rId605">
        <w:r w:rsidRPr="00B670C0">
          <w:rPr>
            <w:color w:val="000000"/>
            <w:sz w:val="21"/>
            <w:szCs w:val="21"/>
          </w:rPr>
          <w:t xml:space="preserve">(J. Armstrong </w:t>
        </w:r>
      </w:hyperlink>
      <w:hyperlink r:id="rId606">
        <w:r w:rsidRPr="00B670C0">
          <w:rPr>
            <w:i/>
            <w:color w:val="000000"/>
            <w:sz w:val="21"/>
            <w:szCs w:val="21"/>
          </w:rPr>
          <w:t>et al.</w:t>
        </w:r>
      </w:hyperlink>
      <w:hyperlink r:id="rId607">
        <w:r w:rsidRPr="00B670C0">
          <w:rPr>
            <w:color w:val="000000"/>
            <w:sz w:val="21"/>
            <w:szCs w:val="21"/>
          </w:rPr>
          <w:t>, 2020)</w:t>
        </w:r>
      </w:hyperlink>
      <w:r w:rsidRPr="00B670C0">
        <w:rPr>
          <w:sz w:val="21"/>
          <w:szCs w:val="21"/>
        </w:rPr>
        <w:t xml:space="preserve"> was chosen for this as it generates a reference-free alignment, meaning it is not biased to one reference species. </w:t>
      </w:r>
    </w:p>
    <w:p w14:paraId="29898152" w14:textId="77777777" w:rsidR="00831481" w:rsidRPr="00B670C0" w:rsidRDefault="00831481" w:rsidP="00B670C0">
      <w:pPr>
        <w:spacing w:line="240" w:lineRule="auto"/>
        <w:rPr>
          <w:sz w:val="21"/>
          <w:szCs w:val="21"/>
        </w:rPr>
      </w:pPr>
    </w:p>
    <w:p w14:paraId="1B32FD2F" w14:textId="77777777" w:rsidR="00831481" w:rsidRPr="00B670C0" w:rsidRDefault="0035605E" w:rsidP="00B670C0">
      <w:pPr>
        <w:spacing w:line="240" w:lineRule="auto"/>
        <w:rPr>
          <w:sz w:val="21"/>
          <w:szCs w:val="21"/>
        </w:rPr>
      </w:pPr>
      <w:r w:rsidRPr="00B670C0">
        <w:rPr>
          <w:sz w:val="21"/>
          <w:szCs w:val="21"/>
        </w:rPr>
        <w:t>Alongside the eight felid species (Section 7.2), four well-annotated model species were chosen as outgroups: human (</w:t>
      </w:r>
      <w:r w:rsidRPr="00B670C0">
        <w:rPr>
          <w:i/>
          <w:sz w:val="21"/>
          <w:szCs w:val="21"/>
        </w:rPr>
        <w:t>Homo sapiens</w:t>
      </w:r>
      <w:r w:rsidRPr="00B670C0">
        <w:rPr>
          <w:sz w:val="21"/>
          <w:szCs w:val="21"/>
        </w:rPr>
        <w:t>), mouse (</w:t>
      </w:r>
      <w:r w:rsidRPr="00B670C0">
        <w:rPr>
          <w:i/>
          <w:sz w:val="21"/>
          <w:szCs w:val="21"/>
        </w:rPr>
        <w:t>Mus musculus</w:t>
      </w:r>
      <w:r w:rsidRPr="00B670C0">
        <w:rPr>
          <w:sz w:val="21"/>
          <w:szCs w:val="21"/>
        </w:rPr>
        <w:t>), pig (</w:t>
      </w:r>
      <w:r w:rsidRPr="00B670C0">
        <w:rPr>
          <w:i/>
          <w:sz w:val="21"/>
          <w:szCs w:val="21"/>
        </w:rPr>
        <w:t>Sus scrofa</w:t>
      </w:r>
      <w:r w:rsidRPr="00B670C0">
        <w:rPr>
          <w:sz w:val="21"/>
          <w:szCs w:val="21"/>
        </w:rPr>
        <w:t>) and dog (</w:t>
      </w:r>
      <w:r w:rsidRPr="00B670C0">
        <w:rPr>
          <w:i/>
          <w:sz w:val="21"/>
          <w:szCs w:val="21"/>
        </w:rPr>
        <w:t>Canis lupus familiaris</w:t>
      </w:r>
      <w:r w:rsidRPr="00B670C0">
        <w:rPr>
          <w:sz w:val="21"/>
          <w:szCs w:val="21"/>
        </w:rPr>
        <w:t>). Prior to running Cactus, it was necessary to soft-mask the genomes. RepeatMasker was run on</w:t>
      </w:r>
      <w:r w:rsidRPr="00B670C0">
        <w:rPr>
          <w:sz w:val="21"/>
          <w:szCs w:val="21"/>
          <w:highlight w:val="white"/>
        </w:rPr>
        <w:t xml:space="preserve"> 10 </w:t>
      </w:r>
      <w:r w:rsidRPr="00B670C0">
        <w:rPr>
          <w:sz w:val="21"/>
          <w:szCs w:val="21"/>
        </w:rPr>
        <w:t xml:space="preserve">of the genomes (human and lion soft-masked genomes were downloaded from Ensembl instead). </w:t>
      </w:r>
    </w:p>
    <w:p w14:paraId="0E27B81D" w14:textId="77777777" w:rsidR="00831481" w:rsidRPr="00B670C0" w:rsidRDefault="00831481" w:rsidP="00B670C0">
      <w:pPr>
        <w:spacing w:line="240" w:lineRule="auto"/>
        <w:rPr>
          <w:sz w:val="21"/>
          <w:szCs w:val="21"/>
        </w:rPr>
      </w:pPr>
    </w:p>
    <w:p w14:paraId="24CEE151" w14:textId="77777777" w:rsidR="00831481" w:rsidRPr="00B670C0" w:rsidRDefault="0035605E" w:rsidP="00B670C0">
      <w:pPr>
        <w:spacing w:line="240" w:lineRule="auto"/>
        <w:rPr>
          <w:sz w:val="21"/>
          <w:szCs w:val="21"/>
        </w:rPr>
      </w:pPr>
      <w:r w:rsidRPr="00B670C0">
        <w:rPr>
          <w:sz w:val="21"/>
          <w:szCs w:val="21"/>
        </w:rPr>
        <w:t>Cactus was run on the genomes of the 12 mammal specie</w:t>
      </w:r>
      <w:r w:rsidRPr="00B670C0">
        <w:rPr>
          <w:sz w:val="21"/>
          <w:szCs w:val="21"/>
          <w:highlight w:val="white"/>
        </w:rPr>
        <w:t xml:space="preserve">s with guidance from Will Nash. </w:t>
      </w:r>
      <w:r w:rsidRPr="00B670C0">
        <w:rPr>
          <w:sz w:val="21"/>
          <w:szCs w:val="21"/>
        </w:rPr>
        <w:t>Issues were first encountered with allocated resources, as Cactus is computationally intensive and required increased disk space from our initial predictions. Further issues were encountered, so the version of Cactus was updated to the most recent version. One more issue was identified, this time with file paths, which was solved by altering the flags used when running Cactus. Cactus is currently still running.</w:t>
      </w:r>
    </w:p>
    <w:p w14:paraId="2FA69D6B" w14:textId="77777777" w:rsidR="00831481" w:rsidRPr="00B670C0" w:rsidRDefault="00831481" w:rsidP="00B670C0">
      <w:pPr>
        <w:spacing w:line="240" w:lineRule="auto"/>
        <w:rPr>
          <w:sz w:val="21"/>
          <w:szCs w:val="21"/>
        </w:rPr>
      </w:pPr>
    </w:p>
    <w:p w14:paraId="25F1E62B" w14:textId="77777777" w:rsidR="00831481" w:rsidRPr="00B670C0" w:rsidRDefault="0035605E" w:rsidP="00B670C0">
      <w:pPr>
        <w:spacing w:line="240" w:lineRule="auto"/>
        <w:rPr>
          <w:sz w:val="21"/>
          <w:szCs w:val="21"/>
          <w:u w:val="single"/>
        </w:rPr>
      </w:pPr>
      <w:r w:rsidRPr="00B670C0">
        <w:rPr>
          <w:sz w:val="21"/>
          <w:szCs w:val="21"/>
          <w:u w:val="single"/>
        </w:rPr>
        <w:t>Future work</w:t>
      </w:r>
    </w:p>
    <w:p w14:paraId="463B60DD" w14:textId="5970FCE2" w:rsidR="00831481" w:rsidRPr="00B670C0" w:rsidRDefault="0035605E" w:rsidP="00B670C0">
      <w:pPr>
        <w:spacing w:line="240" w:lineRule="auto"/>
        <w:rPr>
          <w:sz w:val="21"/>
          <w:szCs w:val="21"/>
          <w:shd w:val="clear" w:color="auto" w:fill="F1C232"/>
        </w:rPr>
      </w:pPr>
      <w:r w:rsidRPr="00B670C0">
        <w:rPr>
          <w:sz w:val="21"/>
          <w:szCs w:val="21"/>
        </w:rPr>
        <w:t>Once the multiple genome alignment has been generated, I will investigate functional noncoding evolution by generating conservation scores to identify ultra-conserved (and therefore likely functional) noncod</w:t>
      </w:r>
      <w:r w:rsidRPr="00B670C0">
        <w:rPr>
          <w:sz w:val="21"/>
          <w:szCs w:val="21"/>
          <w:highlight w:val="white"/>
        </w:rPr>
        <w:t xml:space="preserve">ing regions using PhyloP </w:t>
      </w:r>
      <w:hyperlink r:id="rId608">
        <w:r w:rsidRPr="00B670C0">
          <w:rPr>
            <w:color w:val="000000"/>
            <w:sz w:val="21"/>
            <w:szCs w:val="21"/>
            <w:highlight w:val="white"/>
          </w:rPr>
          <w:t xml:space="preserve">(Pollard </w:t>
        </w:r>
      </w:hyperlink>
      <w:hyperlink r:id="rId609">
        <w:r w:rsidRPr="00B670C0">
          <w:rPr>
            <w:i/>
            <w:color w:val="000000"/>
            <w:sz w:val="21"/>
            <w:szCs w:val="21"/>
            <w:highlight w:val="white"/>
          </w:rPr>
          <w:t>et al.</w:t>
        </w:r>
      </w:hyperlink>
      <w:hyperlink r:id="rId610">
        <w:r w:rsidRPr="00B670C0">
          <w:rPr>
            <w:color w:val="000000"/>
            <w:sz w:val="21"/>
            <w:szCs w:val="21"/>
            <w:highlight w:val="white"/>
          </w:rPr>
          <w:t>, 2010)</w:t>
        </w:r>
      </w:hyperlink>
      <w:r w:rsidRPr="00B670C0">
        <w:rPr>
          <w:sz w:val="21"/>
          <w:szCs w:val="21"/>
          <w:highlight w:val="white"/>
        </w:rPr>
        <w:t>. I wi</w:t>
      </w:r>
      <w:r w:rsidRPr="00B670C0">
        <w:rPr>
          <w:sz w:val="21"/>
          <w:szCs w:val="21"/>
        </w:rPr>
        <w:t xml:space="preserve">ll then identify deleterious variants within these regions using machine learning approaches. Tools such as FunSeq </w:t>
      </w:r>
      <w:hyperlink r:id="rId611">
        <w:r w:rsidRPr="00B670C0">
          <w:rPr>
            <w:color w:val="000000"/>
            <w:sz w:val="21"/>
            <w:szCs w:val="21"/>
          </w:rPr>
          <w:t>(Bahcall, 2013)</w:t>
        </w:r>
      </w:hyperlink>
      <w:r w:rsidRPr="00B670C0">
        <w:rPr>
          <w:sz w:val="21"/>
          <w:szCs w:val="21"/>
        </w:rPr>
        <w:t xml:space="preserve"> will be used to assess the potential impact of variants (</w:t>
      </w:r>
      <w:r w:rsidR="00D57E1D" w:rsidRPr="00B670C0">
        <w:rPr>
          <w:sz w:val="21"/>
          <w:szCs w:val="21"/>
        </w:rPr>
        <w:t>i.e.,</w:t>
      </w:r>
      <w:r w:rsidRPr="00B670C0">
        <w:rPr>
          <w:sz w:val="21"/>
          <w:szCs w:val="21"/>
        </w:rPr>
        <w:t xml:space="preserve"> no impact, deleterious effect or novel binding). Machine learning tools to identify functional noncoding regions and deleterious variants mostly rely on training sets with identified features: for species with available information, these will be used. Neural network approaches will be used to identify functional noncoding sequences first in the Felidae species and then a wider set of species.</w:t>
      </w:r>
    </w:p>
    <w:p w14:paraId="6EFFD726" w14:textId="77777777" w:rsidR="00831481" w:rsidRPr="00B670C0" w:rsidRDefault="0035605E" w:rsidP="00B670C0">
      <w:pPr>
        <w:pStyle w:val="Heading2"/>
        <w:spacing w:line="240" w:lineRule="auto"/>
        <w:rPr>
          <w:sz w:val="21"/>
          <w:szCs w:val="28"/>
        </w:rPr>
      </w:pPr>
      <w:bookmarkStart w:id="52" w:name="_Toc101790711"/>
      <w:r w:rsidRPr="00B670C0">
        <w:rPr>
          <w:sz w:val="21"/>
          <w:szCs w:val="28"/>
        </w:rPr>
        <w:t>8.2. Gene family analysis</w:t>
      </w:r>
      <w:bookmarkEnd w:id="52"/>
    </w:p>
    <w:p w14:paraId="67EDB6FA" w14:textId="77777777" w:rsidR="00831481" w:rsidRPr="00B670C0" w:rsidRDefault="00831481" w:rsidP="00B670C0">
      <w:pPr>
        <w:spacing w:line="240" w:lineRule="auto"/>
        <w:rPr>
          <w:b/>
          <w:sz w:val="21"/>
          <w:szCs w:val="21"/>
        </w:rPr>
      </w:pPr>
    </w:p>
    <w:p w14:paraId="25917D7F" w14:textId="77777777" w:rsidR="00831481" w:rsidRPr="00B670C0" w:rsidRDefault="0035605E" w:rsidP="00B670C0">
      <w:pPr>
        <w:spacing w:line="240" w:lineRule="auto"/>
        <w:rPr>
          <w:sz w:val="21"/>
          <w:szCs w:val="21"/>
        </w:rPr>
      </w:pPr>
      <w:r w:rsidRPr="00B670C0">
        <w:rPr>
          <w:sz w:val="21"/>
          <w:szCs w:val="21"/>
          <w:u w:val="single"/>
        </w:rPr>
        <w:t>Methods</w:t>
      </w:r>
    </w:p>
    <w:p w14:paraId="59884175" w14:textId="59F82AAD" w:rsidR="00831481" w:rsidRPr="00B670C0" w:rsidRDefault="0035605E" w:rsidP="00B670C0">
      <w:pPr>
        <w:spacing w:line="240" w:lineRule="auto"/>
        <w:rPr>
          <w:sz w:val="21"/>
          <w:szCs w:val="21"/>
        </w:rPr>
      </w:pPr>
      <w:r w:rsidRPr="00B670C0">
        <w:rPr>
          <w:sz w:val="21"/>
          <w:szCs w:val="21"/>
        </w:rPr>
        <w:t xml:space="preserve">To investigate gene family expansions and contractions potentially related to historic demographic events, GeneSeqToFamily (GSTF) </w:t>
      </w:r>
      <w:hyperlink r:id="rId612">
        <w:r w:rsidRPr="00B670C0">
          <w:rPr>
            <w:color w:val="000000"/>
            <w:sz w:val="21"/>
            <w:szCs w:val="21"/>
          </w:rPr>
          <w:t xml:space="preserve">(Thanki </w:t>
        </w:r>
      </w:hyperlink>
      <w:hyperlink r:id="rId613">
        <w:r w:rsidRPr="00B670C0">
          <w:rPr>
            <w:i/>
            <w:color w:val="000000"/>
            <w:sz w:val="21"/>
            <w:szCs w:val="21"/>
          </w:rPr>
          <w:t>et al.</w:t>
        </w:r>
      </w:hyperlink>
      <w:hyperlink r:id="rId614">
        <w:r w:rsidRPr="00B670C0">
          <w:rPr>
            <w:color w:val="000000"/>
            <w:sz w:val="21"/>
            <w:szCs w:val="21"/>
          </w:rPr>
          <w:t>, 2018)</w:t>
        </w:r>
      </w:hyperlink>
      <w:r w:rsidRPr="00B670C0">
        <w:rPr>
          <w:sz w:val="21"/>
          <w:szCs w:val="21"/>
        </w:rPr>
        <w:t xml:space="preserve"> was used on the 12 mammal species (see above). GSTF required coding sequences (CDS) from each species, as well as a Newick species tree. A custom Python script was written to extract CDS from each of the species (except human and mouse, for which the files were downloaded from Ensembl) using the annotations and reference genomes provided by the Zoonomia project. The number of coding sequences are shown in Table 1. Between 3-8% of the Zoonomia CDS were subsequently identified as noncoding (non-multiples of three). A script written by Anil Thanki was run to extract the longest transcript per gene. This required </w:t>
      </w:r>
      <w:r w:rsidR="00D57E1D">
        <w:rPr>
          <w:sz w:val="21"/>
          <w:szCs w:val="21"/>
        </w:rPr>
        <w:t>GFF</w:t>
      </w:r>
      <w:r w:rsidRPr="00B670C0">
        <w:rPr>
          <w:sz w:val="21"/>
          <w:szCs w:val="21"/>
        </w:rPr>
        <w:t xml:space="preserve"> files which were generated from </w:t>
      </w:r>
      <w:r w:rsidR="00D57E1D">
        <w:rPr>
          <w:sz w:val="21"/>
          <w:szCs w:val="21"/>
        </w:rPr>
        <w:t>GTF</w:t>
      </w:r>
      <w:r w:rsidRPr="00B670C0">
        <w:rPr>
          <w:sz w:val="21"/>
          <w:szCs w:val="21"/>
        </w:rPr>
        <w:t xml:space="preserve"> files using Gffread </w:t>
      </w:r>
      <w:hyperlink r:id="rId615">
        <w:r w:rsidRPr="00B670C0">
          <w:rPr>
            <w:color w:val="000000"/>
            <w:sz w:val="21"/>
            <w:szCs w:val="21"/>
          </w:rPr>
          <w:t>(Pertea and Pertea, 2020)</w:t>
        </w:r>
      </w:hyperlink>
      <w:r w:rsidRPr="00B670C0">
        <w:rPr>
          <w:sz w:val="21"/>
          <w:szCs w:val="21"/>
        </w:rPr>
        <w:t>. Outputs are shown in Table 1. 9,673 transcripts were not included as these appear to be pseudogenes or were not protein coding genes. In total, 221,067 coding sequences were used as input for GeneSeqToFamily.</w:t>
      </w:r>
    </w:p>
    <w:p w14:paraId="27518C37" w14:textId="77777777" w:rsidR="00D636CA" w:rsidRPr="00B670C0" w:rsidRDefault="00D636CA" w:rsidP="00B670C0">
      <w:pPr>
        <w:spacing w:line="240" w:lineRule="auto"/>
        <w:rPr>
          <w:sz w:val="21"/>
          <w:szCs w:val="21"/>
        </w:rPr>
      </w:pPr>
    </w:p>
    <w:p w14:paraId="5EC9750C" w14:textId="77777777" w:rsidR="00831481" w:rsidRPr="00B670C0" w:rsidRDefault="0035605E" w:rsidP="00B670C0">
      <w:pPr>
        <w:spacing w:line="240" w:lineRule="auto"/>
        <w:rPr>
          <w:sz w:val="18"/>
          <w:szCs w:val="18"/>
        </w:rPr>
      </w:pPr>
      <w:r w:rsidRPr="00B670C0">
        <w:rPr>
          <w:b/>
          <w:sz w:val="18"/>
          <w:szCs w:val="18"/>
        </w:rPr>
        <w:t>Table 1.</w:t>
      </w:r>
      <w:r w:rsidRPr="00B670C0">
        <w:rPr>
          <w:sz w:val="18"/>
          <w:szCs w:val="18"/>
        </w:rPr>
        <w:t xml:space="preserve"> Input and output of GeneSeqToFamily step 1. Columns show number of CDS extracted from each species, percentage of these sequences that are noncoding (non-multiple of 3), number of genes remaining after longest transcripts were extracted, number of transcripts filtered out by GSTF step 1 and number of transcripts that were subsequently put into clusters by GSTF.</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365"/>
        <w:gridCol w:w="1500"/>
        <w:gridCol w:w="1650"/>
        <w:gridCol w:w="1725"/>
        <w:gridCol w:w="1560"/>
      </w:tblGrid>
      <w:tr w:rsidR="00831481" w:rsidRPr="00B670C0" w14:paraId="2662F05F" w14:textId="77777777">
        <w:tc>
          <w:tcPr>
            <w:tcW w:w="1560" w:type="dxa"/>
            <w:shd w:val="clear" w:color="auto" w:fill="auto"/>
            <w:tcMar>
              <w:top w:w="100" w:type="dxa"/>
              <w:left w:w="100" w:type="dxa"/>
              <w:bottom w:w="100" w:type="dxa"/>
              <w:right w:w="100" w:type="dxa"/>
            </w:tcMar>
          </w:tcPr>
          <w:p w14:paraId="719C38BB"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Species</w:t>
            </w:r>
          </w:p>
        </w:tc>
        <w:tc>
          <w:tcPr>
            <w:tcW w:w="1365" w:type="dxa"/>
            <w:shd w:val="clear" w:color="auto" w:fill="auto"/>
            <w:tcMar>
              <w:top w:w="100" w:type="dxa"/>
              <w:left w:w="100" w:type="dxa"/>
              <w:bottom w:w="100" w:type="dxa"/>
              <w:right w:w="100" w:type="dxa"/>
            </w:tcMar>
          </w:tcPr>
          <w:p w14:paraId="113942F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No. of CDS</w:t>
            </w:r>
          </w:p>
        </w:tc>
        <w:tc>
          <w:tcPr>
            <w:tcW w:w="1500" w:type="dxa"/>
            <w:shd w:val="clear" w:color="auto" w:fill="auto"/>
            <w:tcMar>
              <w:top w:w="100" w:type="dxa"/>
              <w:left w:w="100" w:type="dxa"/>
              <w:bottom w:w="100" w:type="dxa"/>
              <w:right w:w="100" w:type="dxa"/>
            </w:tcMar>
          </w:tcPr>
          <w:p w14:paraId="5CC9C555" w14:textId="143D2D65"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 xml:space="preserve">% </w:t>
            </w:r>
            <w:r w:rsidR="00D57E1D" w:rsidRPr="00B670C0">
              <w:rPr>
                <w:sz w:val="21"/>
                <w:szCs w:val="21"/>
              </w:rPr>
              <w:t>Noncoding</w:t>
            </w:r>
          </w:p>
        </w:tc>
        <w:tc>
          <w:tcPr>
            <w:tcW w:w="1650" w:type="dxa"/>
            <w:shd w:val="clear" w:color="auto" w:fill="auto"/>
            <w:tcMar>
              <w:top w:w="100" w:type="dxa"/>
              <w:left w:w="100" w:type="dxa"/>
              <w:bottom w:w="100" w:type="dxa"/>
              <w:right w:w="100" w:type="dxa"/>
            </w:tcMar>
          </w:tcPr>
          <w:p w14:paraId="43A4270B"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No. of genes (longest transcripts)</w:t>
            </w:r>
          </w:p>
        </w:tc>
        <w:tc>
          <w:tcPr>
            <w:tcW w:w="1725" w:type="dxa"/>
            <w:shd w:val="clear" w:color="auto" w:fill="auto"/>
            <w:tcMar>
              <w:top w:w="100" w:type="dxa"/>
              <w:left w:w="100" w:type="dxa"/>
              <w:bottom w:w="100" w:type="dxa"/>
              <w:right w:w="100" w:type="dxa"/>
            </w:tcMar>
          </w:tcPr>
          <w:p w14:paraId="0B7AB0AF"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 xml:space="preserve">No. of transcripts removed by </w:t>
            </w:r>
            <w:r w:rsidRPr="00B670C0">
              <w:rPr>
                <w:sz w:val="21"/>
                <w:szCs w:val="21"/>
              </w:rPr>
              <w:lastRenderedPageBreak/>
              <w:t>GSTF in step 1</w:t>
            </w:r>
          </w:p>
        </w:tc>
        <w:tc>
          <w:tcPr>
            <w:tcW w:w="1560" w:type="dxa"/>
            <w:shd w:val="clear" w:color="auto" w:fill="auto"/>
            <w:tcMar>
              <w:top w:w="100" w:type="dxa"/>
              <w:left w:w="100" w:type="dxa"/>
              <w:bottom w:w="100" w:type="dxa"/>
              <w:right w:w="100" w:type="dxa"/>
            </w:tcMar>
          </w:tcPr>
          <w:p w14:paraId="7CD8DB5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lastRenderedPageBreak/>
              <w:t xml:space="preserve">No. of transcripts remaining </w:t>
            </w:r>
            <w:r w:rsidRPr="00B670C0">
              <w:rPr>
                <w:sz w:val="21"/>
                <w:szCs w:val="21"/>
              </w:rPr>
              <w:lastRenderedPageBreak/>
              <w:t>after step 1</w:t>
            </w:r>
          </w:p>
        </w:tc>
      </w:tr>
      <w:tr w:rsidR="00831481" w:rsidRPr="00B670C0" w14:paraId="2431DC68" w14:textId="77777777">
        <w:tc>
          <w:tcPr>
            <w:tcW w:w="1560" w:type="dxa"/>
            <w:shd w:val="clear" w:color="auto" w:fill="auto"/>
            <w:tcMar>
              <w:top w:w="100" w:type="dxa"/>
              <w:left w:w="100" w:type="dxa"/>
              <w:bottom w:w="100" w:type="dxa"/>
              <w:right w:w="100" w:type="dxa"/>
            </w:tcMar>
          </w:tcPr>
          <w:p w14:paraId="3CAC31AC" w14:textId="77777777" w:rsidR="00831481" w:rsidRPr="00792921" w:rsidRDefault="0035605E" w:rsidP="00B670C0">
            <w:pPr>
              <w:widowControl w:val="0"/>
              <w:spacing w:line="240" w:lineRule="auto"/>
              <w:rPr>
                <w:i/>
                <w:iCs/>
                <w:sz w:val="21"/>
                <w:szCs w:val="21"/>
                <w:rPrChange w:id="53" w:author="Wilfried Haerty (EI)" w:date="2022-05-02T18:05:00Z">
                  <w:rPr>
                    <w:sz w:val="21"/>
                    <w:szCs w:val="21"/>
                  </w:rPr>
                </w:rPrChange>
              </w:rPr>
            </w:pPr>
            <w:r w:rsidRPr="00792921">
              <w:rPr>
                <w:i/>
                <w:iCs/>
                <w:sz w:val="21"/>
                <w:szCs w:val="21"/>
                <w:rPrChange w:id="54" w:author="Wilfried Haerty (EI)" w:date="2022-05-02T18:05:00Z">
                  <w:rPr>
                    <w:sz w:val="21"/>
                    <w:szCs w:val="21"/>
                  </w:rPr>
                </w:rPrChange>
              </w:rPr>
              <w:lastRenderedPageBreak/>
              <w:t>A. jubatus</w:t>
            </w:r>
          </w:p>
        </w:tc>
        <w:tc>
          <w:tcPr>
            <w:tcW w:w="1365" w:type="dxa"/>
            <w:shd w:val="clear" w:color="auto" w:fill="auto"/>
            <w:tcMar>
              <w:top w:w="100" w:type="dxa"/>
              <w:left w:w="100" w:type="dxa"/>
              <w:bottom w:w="100" w:type="dxa"/>
              <w:right w:w="100" w:type="dxa"/>
            </w:tcMar>
          </w:tcPr>
          <w:p w14:paraId="34FA601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18632</w:t>
            </w:r>
          </w:p>
        </w:tc>
        <w:tc>
          <w:tcPr>
            <w:tcW w:w="1500" w:type="dxa"/>
            <w:shd w:val="clear" w:color="auto" w:fill="auto"/>
            <w:tcMar>
              <w:top w:w="100" w:type="dxa"/>
              <w:left w:w="100" w:type="dxa"/>
              <w:bottom w:w="100" w:type="dxa"/>
              <w:right w:w="100" w:type="dxa"/>
            </w:tcMar>
          </w:tcPr>
          <w:p w14:paraId="044411B8"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7</w:t>
            </w:r>
          </w:p>
        </w:tc>
        <w:tc>
          <w:tcPr>
            <w:tcW w:w="1650" w:type="dxa"/>
            <w:shd w:val="clear" w:color="auto" w:fill="auto"/>
            <w:tcMar>
              <w:top w:w="100" w:type="dxa"/>
              <w:left w:w="100" w:type="dxa"/>
              <w:bottom w:w="100" w:type="dxa"/>
              <w:right w:w="100" w:type="dxa"/>
            </w:tcMar>
          </w:tcPr>
          <w:p w14:paraId="42687365"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17402</w:t>
            </w:r>
          </w:p>
        </w:tc>
        <w:tc>
          <w:tcPr>
            <w:tcW w:w="1725" w:type="dxa"/>
            <w:shd w:val="clear" w:color="auto" w:fill="auto"/>
            <w:tcMar>
              <w:top w:w="100" w:type="dxa"/>
              <w:left w:w="100" w:type="dxa"/>
              <w:bottom w:w="100" w:type="dxa"/>
              <w:right w:w="100" w:type="dxa"/>
            </w:tcMar>
          </w:tcPr>
          <w:p w14:paraId="3C1FC255"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1923</w:t>
            </w:r>
          </w:p>
        </w:tc>
        <w:tc>
          <w:tcPr>
            <w:tcW w:w="1560" w:type="dxa"/>
            <w:shd w:val="clear" w:color="auto" w:fill="auto"/>
            <w:tcMar>
              <w:top w:w="100" w:type="dxa"/>
              <w:left w:w="100" w:type="dxa"/>
              <w:bottom w:w="100" w:type="dxa"/>
              <w:right w:w="100" w:type="dxa"/>
            </w:tcMar>
          </w:tcPr>
          <w:p w14:paraId="296F0C2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15479</w:t>
            </w:r>
          </w:p>
        </w:tc>
      </w:tr>
      <w:tr w:rsidR="00831481" w:rsidRPr="00B670C0" w14:paraId="7CD4C68C" w14:textId="77777777">
        <w:tc>
          <w:tcPr>
            <w:tcW w:w="1560" w:type="dxa"/>
            <w:shd w:val="clear" w:color="auto" w:fill="auto"/>
            <w:tcMar>
              <w:top w:w="100" w:type="dxa"/>
              <w:left w:w="100" w:type="dxa"/>
              <w:bottom w:w="100" w:type="dxa"/>
              <w:right w:w="100" w:type="dxa"/>
            </w:tcMar>
          </w:tcPr>
          <w:p w14:paraId="27E14A04"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55" w:author="Wilfried Haerty (EI)" w:date="2022-05-02T18:05:00Z">
                  <w:rPr>
                    <w:sz w:val="21"/>
                    <w:szCs w:val="21"/>
                  </w:rPr>
                </w:rPrChange>
              </w:rPr>
            </w:pPr>
            <w:r w:rsidRPr="00792921">
              <w:rPr>
                <w:i/>
                <w:iCs/>
                <w:sz w:val="21"/>
                <w:szCs w:val="21"/>
                <w:rPrChange w:id="56" w:author="Wilfried Haerty (EI)" w:date="2022-05-02T18:05:00Z">
                  <w:rPr>
                    <w:sz w:val="21"/>
                    <w:szCs w:val="21"/>
                  </w:rPr>
                </w:rPrChange>
              </w:rPr>
              <w:t xml:space="preserve">F. catus </w:t>
            </w:r>
          </w:p>
        </w:tc>
        <w:tc>
          <w:tcPr>
            <w:tcW w:w="1365" w:type="dxa"/>
            <w:shd w:val="clear" w:color="auto" w:fill="auto"/>
            <w:tcMar>
              <w:top w:w="100" w:type="dxa"/>
              <w:left w:w="100" w:type="dxa"/>
              <w:bottom w:w="100" w:type="dxa"/>
              <w:right w:w="100" w:type="dxa"/>
            </w:tcMar>
          </w:tcPr>
          <w:p w14:paraId="08E132D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18892</w:t>
            </w:r>
          </w:p>
        </w:tc>
        <w:tc>
          <w:tcPr>
            <w:tcW w:w="1500" w:type="dxa"/>
            <w:shd w:val="clear" w:color="auto" w:fill="auto"/>
            <w:tcMar>
              <w:top w:w="100" w:type="dxa"/>
              <w:left w:w="100" w:type="dxa"/>
              <w:bottom w:w="100" w:type="dxa"/>
              <w:right w:w="100" w:type="dxa"/>
            </w:tcMar>
          </w:tcPr>
          <w:p w14:paraId="4267AB68"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5</w:t>
            </w:r>
          </w:p>
        </w:tc>
        <w:tc>
          <w:tcPr>
            <w:tcW w:w="1650" w:type="dxa"/>
            <w:shd w:val="clear" w:color="auto" w:fill="auto"/>
            <w:tcMar>
              <w:top w:w="100" w:type="dxa"/>
              <w:left w:w="100" w:type="dxa"/>
              <w:bottom w:w="100" w:type="dxa"/>
              <w:right w:w="100" w:type="dxa"/>
            </w:tcMar>
          </w:tcPr>
          <w:p w14:paraId="1E279E0F"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17885</w:t>
            </w:r>
          </w:p>
        </w:tc>
        <w:tc>
          <w:tcPr>
            <w:tcW w:w="1725" w:type="dxa"/>
            <w:shd w:val="clear" w:color="auto" w:fill="auto"/>
            <w:tcMar>
              <w:top w:w="100" w:type="dxa"/>
              <w:left w:w="100" w:type="dxa"/>
              <w:bottom w:w="100" w:type="dxa"/>
              <w:right w:w="100" w:type="dxa"/>
            </w:tcMar>
          </w:tcPr>
          <w:p w14:paraId="70E760C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1471</w:t>
            </w:r>
          </w:p>
        </w:tc>
        <w:tc>
          <w:tcPr>
            <w:tcW w:w="1560" w:type="dxa"/>
            <w:shd w:val="clear" w:color="auto" w:fill="auto"/>
            <w:tcMar>
              <w:top w:w="100" w:type="dxa"/>
              <w:left w:w="100" w:type="dxa"/>
              <w:bottom w:w="100" w:type="dxa"/>
              <w:right w:w="100" w:type="dxa"/>
            </w:tcMar>
          </w:tcPr>
          <w:p w14:paraId="7779203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16414</w:t>
            </w:r>
          </w:p>
        </w:tc>
      </w:tr>
      <w:tr w:rsidR="00831481" w:rsidRPr="00B670C0" w14:paraId="3882064D" w14:textId="77777777">
        <w:tc>
          <w:tcPr>
            <w:tcW w:w="1560" w:type="dxa"/>
            <w:shd w:val="clear" w:color="auto" w:fill="auto"/>
            <w:tcMar>
              <w:top w:w="100" w:type="dxa"/>
              <w:left w:w="100" w:type="dxa"/>
              <w:bottom w:w="100" w:type="dxa"/>
              <w:right w:w="100" w:type="dxa"/>
            </w:tcMar>
          </w:tcPr>
          <w:p w14:paraId="09D1E578"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57" w:author="Wilfried Haerty (EI)" w:date="2022-05-02T18:05:00Z">
                  <w:rPr>
                    <w:sz w:val="21"/>
                    <w:szCs w:val="21"/>
                  </w:rPr>
                </w:rPrChange>
              </w:rPr>
            </w:pPr>
            <w:r w:rsidRPr="00792921">
              <w:rPr>
                <w:i/>
                <w:iCs/>
                <w:sz w:val="21"/>
                <w:szCs w:val="21"/>
                <w:rPrChange w:id="58" w:author="Wilfried Haerty (EI)" w:date="2022-05-02T18:05:00Z">
                  <w:rPr>
                    <w:sz w:val="21"/>
                    <w:szCs w:val="21"/>
                  </w:rPr>
                </w:rPrChange>
              </w:rPr>
              <w:t>F. nigripes</w:t>
            </w:r>
          </w:p>
        </w:tc>
        <w:tc>
          <w:tcPr>
            <w:tcW w:w="1365" w:type="dxa"/>
            <w:shd w:val="clear" w:color="auto" w:fill="auto"/>
            <w:tcMar>
              <w:top w:w="100" w:type="dxa"/>
              <w:left w:w="100" w:type="dxa"/>
              <w:bottom w:w="100" w:type="dxa"/>
              <w:right w:w="100" w:type="dxa"/>
            </w:tcMar>
          </w:tcPr>
          <w:p w14:paraId="545CE2C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18772</w:t>
            </w:r>
          </w:p>
        </w:tc>
        <w:tc>
          <w:tcPr>
            <w:tcW w:w="1500" w:type="dxa"/>
            <w:shd w:val="clear" w:color="auto" w:fill="auto"/>
            <w:tcMar>
              <w:top w:w="100" w:type="dxa"/>
              <w:left w:w="100" w:type="dxa"/>
              <w:bottom w:w="100" w:type="dxa"/>
              <w:right w:w="100" w:type="dxa"/>
            </w:tcMar>
          </w:tcPr>
          <w:p w14:paraId="0A745F8F"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3</w:t>
            </w:r>
          </w:p>
        </w:tc>
        <w:tc>
          <w:tcPr>
            <w:tcW w:w="1650" w:type="dxa"/>
            <w:shd w:val="clear" w:color="auto" w:fill="auto"/>
            <w:tcMar>
              <w:top w:w="100" w:type="dxa"/>
              <w:left w:w="100" w:type="dxa"/>
              <w:bottom w:w="100" w:type="dxa"/>
              <w:right w:w="100" w:type="dxa"/>
            </w:tcMar>
          </w:tcPr>
          <w:p w14:paraId="2D82A91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18265</w:t>
            </w:r>
          </w:p>
        </w:tc>
        <w:tc>
          <w:tcPr>
            <w:tcW w:w="1725" w:type="dxa"/>
            <w:shd w:val="clear" w:color="auto" w:fill="auto"/>
            <w:tcMar>
              <w:top w:w="100" w:type="dxa"/>
              <w:left w:w="100" w:type="dxa"/>
              <w:bottom w:w="100" w:type="dxa"/>
              <w:right w:w="100" w:type="dxa"/>
            </w:tcMar>
          </w:tcPr>
          <w:p w14:paraId="089CF34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1280</w:t>
            </w:r>
          </w:p>
        </w:tc>
        <w:tc>
          <w:tcPr>
            <w:tcW w:w="1560" w:type="dxa"/>
            <w:shd w:val="clear" w:color="auto" w:fill="auto"/>
            <w:tcMar>
              <w:top w:w="100" w:type="dxa"/>
              <w:left w:w="100" w:type="dxa"/>
              <w:bottom w:w="100" w:type="dxa"/>
              <w:right w:w="100" w:type="dxa"/>
            </w:tcMar>
          </w:tcPr>
          <w:p w14:paraId="082CC4AE"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16985</w:t>
            </w:r>
          </w:p>
        </w:tc>
      </w:tr>
      <w:tr w:rsidR="00831481" w:rsidRPr="00B670C0" w14:paraId="1373C0ED" w14:textId="77777777">
        <w:tc>
          <w:tcPr>
            <w:tcW w:w="1560" w:type="dxa"/>
            <w:shd w:val="clear" w:color="auto" w:fill="auto"/>
            <w:tcMar>
              <w:top w:w="100" w:type="dxa"/>
              <w:left w:w="100" w:type="dxa"/>
              <w:bottom w:w="100" w:type="dxa"/>
              <w:right w:w="100" w:type="dxa"/>
            </w:tcMar>
          </w:tcPr>
          <w:p w14:paraId="6F388F90"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59" w:author="Wilfried Haerty (EI)" w:date="2022-05-02T18:05:00Z">
                  <w:rPr>
                    <w:sz w:val="21"/>
                    <w:szCs w:val="21"/>
                  </w:rPr>
                </w:rPrChange>
              </w:rPr>
            </w:pPr>
            <w:r w:rsidRPr="00792921">
              <w:rPr>
                <w:i/>
                <w:iCs/>
                <w:sz w:val="21"/>
                <w:szCs w:val="21"/>
                <w:rPrChange w:id="60" w:author="Wilfried Haerty (EI)" w:date="2022-05-02T18:05:00Z">
                  <w:rPr>
                    <w:sz w:val="21"/>
                    <w:szCs w:val="21"/>
                  </w:rPr>
                </w:rPrChange>
              </w:rPr>
              <w:t>P. leo</w:t>
            </w:r>
          </w:p>
        </w:tc>
        <w:tc>
          <w:tcPr>
            <w:tcW w:w="1365" w:type="dxa"/>
            <w:shd w:val="clear" w:color="auto" w:fill="auto"/>
            <w:tcMar>
              <w:top w:w="100" w:type="dxa"/>
              <w:left w:w="100" w:type="dxa"/>
              <w:bottom w:w="100" w:type="dxa"/>
              <w:right w:w="100" w:type="dxa"/>
            </w:tcMar>
          </w:tcPr>
          <w:p w14:paraId="67E86E1D"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19550</w:t>
            </w:r>
          </w:p>
        </w:tc>
        <w:tc>
          <w:tcPr>
            <w:tcW w:w="1500" w:type="dxa"/>
            <w:shd w:val="clear" w:color="auto" w:fill="auto"/>
            <w:tcMar>
              <w:top w:w="100" w:type="dxa"/>
              <w:left w:w="100" w:type="dxa"/>
              <w:bottom w:w="100" w:type="dxa"/>
              <w:right w:w="100" w:type="dxa"/>
            </w:tcMar>
          </w:tcPr>
          <w:p w14:paraId="5AD5307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&lt;1</w:t>
            </w:r>
          </w:p>
        </w:tc>
        <w:tc>
          <w:tcPr>
            <w:tcW w:w="1650" w:type="dxa"/>
            <w:shd w:val="clear" w:color="auto" w:fill="auto"/>
            <w:tcMar>
              <w:top w:w="100" w:type="dxa"/>
              <w:left w:w="100" w:type="dxa"/>
              <w:bottom w:w="100" w:type="dxa"/>
              <w:right w:w="100" w:type="dxa"/>
            </w:tcMar>
          </w:tcPr>
          <w:p w14:paraId="3FB12E9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19546</w:t>
            </w:r>
          </w:p>
        </w:tc>
        <w:tc>
          <w:tcPr>
            <w:tcW w:w="1725" w:type="dxa"/>
            <w:shd w:val="clear" w:color="auto" w:fill="auto"/>
            <w:tcMar>
              <w:top w:w="100" w:type="dxa"/>
              <w:left w:w="100" w:type="dxa"/>
              <w:bottom w:w="100" w:type="dxa"/>
              <w:right w:w="100" w:type="dxa"/>
            </w:tcMar>
          </w:tcPr>
          <w:p w14:paraId="0B54CC7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0</w:t>
            </w:r>
          </w:p>
        </w:tc>
        <w:tc>
          <w:tcPr>
            <w:tcW w:w="1560" w:type="dxa"/>
            <w:shd w:val="clear" w:color="auto" w:fill="auto"/>
            <w:tcMar>
              <w:top w:w="100" w:type="dxa"/>
              <w:left w:w="100" w:type="dxa"/>
              <w:bottom w:w="100" w:type="dxa"/>
              <w:right w:w="100" w:type="dxa"/>
            </w:tcMar>
          </w:tcPr>
          <w:p w14:paraId="4F33DB6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19546</w:t>
            </w:r>
          </w:p>
        </w:tc>
      </w:tr>
      <w:tr w:rsidR="00831481" w:rsidRPr="00B670C0" w14:paraId="1FFC177E" w14:textId="77777777">
        <w:tc>
          <w:tcPr>
            <w:tcW w:w="1560" w:type="dxa"/>
            <w:shd w:val="clear" w:color="auto" w:fill="auto"/>
            <w:tcMar>
              <w:top w:w="100" w:type="dxa"/>
              <w:left w:w="100" w:type="dxa"/>
              <w:bottom w:w="100" w:type="dxa"/>
              <w:right w:w="100" w:type="dxa"/>
            </w:tcMar>
          </w:tcPr>
          <w:p w14:paraId="5ABD0FC6"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61" w:author="Wilfried Haerty (EI)" w:date="2022-05-02T18:05:00Z">
                  <w:rPr>
                    <w:sz w:val="21"/>
                    <w:szCs w:val="21"/>
                  </w:rPr>
                </w:rPrChange>
              </w:rPr>
            </w:pPr>
            <w:r w:rsidRPr="00792921">
              <w:rPr>
                <w:i/>
                <w:iCs/>
                <w:sz w:val="21"/>
                <w:szCs w:val="21"/>
                <w:rPrChange w:id="62" w:author="Wilfried Haerty (EI)" w:date="2022-05-02T18:05:00Z">
                  <w:rPr>
                    <w:sz w:val="21"/>
                    <w:szCs w:val="21"/>
                  </w:rPr>
                </w:rPrChange>
              </w:rPr>
              <w:t>P. onca</w:t>
            </w:r>
          </w:p>
        </w:tc>
        <w:tc>
          <w:tcPr>
            <w:tcW w:w="1365" w:type="dxa"/>
            <w:shd w:val="clear" w:color="auto" w:fill="auto"/>
            <w:tcMar>
              <w:top w:w="100" w:type="dxa"/>
              <w:left w:w="100" w:type="dxa"/>
              <w:bottom w:w="100" w:type="dxa"/>
              <w:right w:w="100" w:type="dxa"/>
            </w:tcMar>
          </w:tcPr>
          <w:p w14:paraId="22130A4E"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18895</w:t>
            </w:r>
          </w:p>
        </w:tc>
        <w:tc>
          <w:tcPr>
            <w:tcW w:w="1500" w:type="dxa"/>
            <w:shd w:val="clear" w:color="auto" w:fill="auto"/>
            <w:tcMar>
              <w:top w:w="100" w:type="dxa"/>
              <w:left w:w="100" w:type="dxa"/>
              <w:bottom w:w="100" w:type="dxa"/>
              <w:right w:w="100" w:type="dxa"/>
            </w:tcMar>
          </w:tcPr>
          <w:p w14:paraId="4F7F10F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3</w:t>
            </w:r>
          </w:p>
        </w:tc>
        <w:tc>
          <w:tcPr>
            <w:tcW w:w="1650" w:type="dxa"/>
            <w:shd w:val="clear" w:color="auto" w:fill="auto"/>
            <w:tcMar>
              <w:top w:w="100" w:type="dxa"/>
              <w:left w:w="100" w:type="dxa"/>
              <w:bottom w:w="100" w:type="dxa"/>
              <w:right w:w="100" w:type="dxa"/>
            </w:tcMar>
          </w:tcPr>
          <w:p w14:paraId="58BB1AF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18251</w:t>
            </w:r>
          </w:p>
        </w:tc>
        <w:tc>
          <w:tcPr>
            <w:tcW w:w="1725" w:type="dxa"/>
            <w:shd w:val="clear" w:color="auto" w:fill="auto"/>
            <w:tcMar>
              <w:top w:w="100" w:type="dxa"/>
              <w:left w:w="100" w:type="dxa"/>
              <w:bottom w:w="100" w:type="dxa"/>
              <w:right w:w="100" w:type="dxa"/>
            </w:tcMar>
          </w:tcPr>
          <w:p w14:paraId="1D064EE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1319</w:t>
            </w:r>
          </w:p>
        </w:tc>
        <w:tc>
          <w:tcPr>
            <w:tcW w:w="1560" w:type="dxa"/>
            <w:shd w:val="clear" w:color="auto" w:fill="auto"/>
            <w:tcMar>
              <w:top w:w="100" w:type="dxa"/>
              <w:left w:w="100" w:type="dxa"/>
              <w:bottom w:w="100" w:type="dxa"/>
              <w:right w:w="100" w:type="dxa"/>
            </w:tcMar>
          </w:tcPr>
          <w:p w14:paraId="160D86E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16932</w:t>
            </w:r>
          </w:p>
        </w:tc>
      </w:tr>
      <w:tr w:rsidR="00831481" w:rsidRPr="00B670C0" w14:paraId="71808E8E" w14:textId="77777777">
        <w:tc>
          <w:tcPr>
            <w:tcW w:w="1560" w:type="dxa"/>
            <w:shd w:val="clear" w:color="auto" w:fill="auto"/>
            <w:tcMar>
              <w:top w:w="100" w:type="dxa"/>
              <w:left w:w="100" w:type="dxa"/>
              <w:bottom w:w="100" w:type="dxa"/>
              <w:right w:w="100" w:type="dxa"/>
            </w:tcMar>
          </w:tcPr>
          <w:p w14:paraId="251E07A1"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63" w:author="Wilfried Haerty (EI)" w:date="2022-05-02T18:05:00Z">
                  <w:rPr>
                    <w:sz w:val="21"/>
                    <w:szCs w:val="21"/>
                  </w:rPr>
                </w:rPrChange>
              </w:rPr>
            </w:pPr>
            <w:r w:rsidRPr="00792921">
              <w:rPr>
                <w:i/>
                <w:iCs/>
                <w:sz w:val="21"/>
                <w:szCs w:val="21"/>
                <w:rPrChange w:id="64" w:author="Wilfried Haerty (EI)" w:date="2022-05-02T18:05:00Z">
                  <w:rPr>
                    <w:sz w:val="21"/>
                    <w:szCs w:val="21"/>
                  </w:rPr>
                </w:rPrChange>
              </w:rPr>
              <w:t>P. pardus</w:t>
            </w:r>
          </w:p>
        </w:tc>
        <w:tc>
          <w:tcPr>
            <w:tcW w:w="1365" w:type="dxa"/>
            <w:shd w:val="clear" w:color="auto" w:fill="auto"/>
            <w:tcMar>
              <w:top w:w="100" w:type="dxa"/>
              <w:left w:w="100" w:type="dxa"/>
              <w:bottom w:w="100" w:type="dxa"/>
              <w:right w:w="100" w:type="dxa"/>
            </w:tcMar>
          </w:tcPr>
          <w:p w14:paraId="0C17709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18926</w:t>
            </w:r>
          </w:p>
        </w:tc>
        <w:tc>
          <w:tcPr>
            <w:tcW w:w="1500" w:type="dxa"/>
            <w:shd w:val="clear" w:color="auto" w:fill="auto"/>
            <w:tcMar>
              <w:top w:w="100" w:type="dxa"/>
              <w:left w:w="100" w:type="dxa"/>
              <w:bottom w:w="100" w:type="dxa"/>
              <w:right w:w="100" w:type="dxa"/>
            </w:tcMar>
          </w:tcPr>
          <w:p w14:paraId="7A467D0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4</w:t>
            </w:r>
          </w:p>
        </w:tc>
        <w:tc>
          <w:tcPr>
            <w:tcW w:w="1650" w:type="dxa"/>
            <w:shd w:val="clear" w:color="auto" w:fill="auto"/>
            <w:tcMar>
              <w:top w:w="100" w:type="dxa"/>
              <w:left w:w="100" w:type="dxa"/>
              <w:bottom w:w="100" w:type="dxa"/>
              <w:right w:w="100" w:type="dxa"/>
            </w:tcMar>
          </w:tcPr>
          <w:p w14:paraId="7D36AC1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18216</w:t>
            </w:r>
          </w:p>
        </w:tc>
        <w:tc>
          <w:tcPr>
            <w:tcW w:w="1725" w:type="dxa"/>
            <w:shd w:val="clear" w:color="auto" w:fill="auto"/>
            <w:tcMar>
              <w:top w:w="100" w:type="dxa"/>
              <w:left w:w="100" w:type="dxa"/>
              <w:bottom w:w="100" w:type="dxa"/>
              <w:right w:w="100" w:type="dxa"/>
            </w:tcMar>
          </w:tcPr>
          <w:p w14:paraId="3575AE1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1387</w:t>
            </w:r>
          </w:p>
        </w:tc>
        <w:tc>
          <w:tcPr>
            <w:tcW w:w="1560" w:type="dxa"/>
            <w:shd w:val="clear" w:color="auto" w:fill="auto"/>
            <w:tcMar>
              <w:top w:w="100" w:type="dxa"/>
              <w:left w:w="100" w:type="dxa"/>
              <w:bottom w:w="100" w:type="dxa"/>
              <w:right w:w="100" w:type="dxa"/>
            </w:tcMar>
          </w:tcPr>
          <w:p w14:paraId="7EA3EB2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16829</w:t>
            </w:r>
          </w:p>
        </w:tc>
      </w:tr>
      <w:tr w:rsidR="00831481" w:rsidRPr="00B670C0" w14:paraId="78EB7BC1" w14:textId="77777777">
        <w:tc>
          <w:tcPr>
            <w:tcW w:w="1560" w:type="dxa"/>
            <w:shd w:val="clear" w:color="auto" w:fill="auto"/>
            <w:tcMar>
              <w:top w:w="100" w:type="dxa"/>
              <w:left w:w="100" w:type="dxa"/>
              <w:bottom w:w="100" w:type="dxa"/>
              <w:right w:w="100" w:type="dxa"/>
            </w:tcMar>
          </w:tcPr>
          <w:p w14:paraId="6BE9CCB4"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65" w:author="Wilfried Haerty (EI)" w:date="2022-05-02T18:05:00Z">
                  <w:rPr>
                    <w:sz w:val="21"/>
                    <w:szCs w:val="21"/>
                  </w:rPr>
                </w:rPrChange>
              </w:rPr>
            </w:pPr>
            <w:r w:rsidRPr="00792921">
              <w:rPr>
                <w:i/>
                <w:iCs/>
                <w:sz w:val="21"/>
                <w:szCs w:val="21"/>
                <w:rPrChange w:id="66" w:author="Wilfried Haerty (EI)" w:date="2022-05-02T18:05:00Z">
                  <w:rPr>
                    <w:sz w:val="21"/>
                    <w:szCs w:val="21"/>
                  </w:rPr>
                </w:rPrChange>
              </w:rPr>
              <w:t>P. tigris</w:t>
            </w:r>
          </w:p>
        </w:tc>
        <w:tc>
          <w:tcPr>
            <w:tcW w:w="1365" w:type="dxa"/>
            <w:shd w:val="clear" w:color="auto" w:fill="auto"/>
            <w:tcMar>
              <w:top w:w="100" w:type="dxa"/>
              <w:left w:w="100" w:type="dxa"/>
              <w:bottom w:w="100" w:type="dxa"/>
              <w:right w:w="100" w:type="dxa"/>
            </w:tcMar>
          </w:tcPr>
          <w:p w14:paraId="035EFD9F"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18632</w:t>
            </w:r>
          </w:p>
        </w:tc>
        <w:tc>
          <w:tcPr>
            <w:tcW w:w="1500" w:type="dxa"/>
            <w:shd w:val="clear" w:color="auto" w:fill="auto"/>
            <w:tcMar>
              <w:top w:w="100" w:type="dxa"/>
              <w:left w:w="100" w:type="dxa"/>
              <w:bottom w:w="100" w:type="dxa"/>
              <w:right w:w="100" w:type="dxa"/>
            </w:tcMar>
          </w:tcPr>
          <w:p w14:paraId="6E346359"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4</w:t>
            </w:r>
          </w:p>
        </w:tc>
        <w:tc>
          <w:tcPr>
            <w:tcW w:w="1650" w:type="dxa"/>
            <w:shd w:val="clear" w:color="auto" w:fill="auto"/>
            <w:tcMar>
              <w:top w:w="100" w:type="dxa"/>
              <w:left w:w="100" w:type="dxa"/>
              <w:bottom w:w="100" w:type="dxa"/>
              <w:right w:w="100" w:type="dxa"/>
            </w:tcMar>
          </w:tcPr>
          <w:p w14:paraId="6AD43C1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17804</w:t>
            </w:r>
          </w:p>
        </w:tc>
        <w:tc>
          <w:tcPr>
            <w:tcW w:w="1725" w:type="dxa"/>
            <w:shd w:val="clear" w:color="auto" w:fill="auto"/>
            <w:tcMar>
              <w:top w:w="100" w:type="dxa"/>
              <w:left w:w="100" w:type="dxa"/>
              <w:bottom w:w="100" w:type="dxa"/>
              <w:right w:w="100" w:type="dxa"/>
            </w:tcMar>
          </w:tcPr>
          <w:p w14:paraId="6B1190B9"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1674</w:t>
            </w:r>
          </w:p>
        </w:tc>
        <w:tc>
          <w:tcPr>
            <w:tcW w:w="1560" w:type="dxa"/>
            <w:shd w:val="clear" w:color="auto" w:fill="auto"/>
            <w:tcMar>
              <w:top w:w="100" w:type="dxa"/>
              <w:left w:w="100" w:type="dxa"/>
              <w:bottom w:w="100" w:type="dxa"/>
              <w:right w:w="100" w:type="dxa"/>
            </w:tcMar>
          </w:tcPr>
          <w:p w14:paraId="1BE9F1B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16130</w:t>
            </w:r>
          </w:p>
        </w:tc>
      </w:tr>
      <w:tr w:rsidR="00831481" w:rsidRPr="00B670C0" w14:paraId="407DA973" w14:textId="77777777">
        <w:tc>
          <w:tcPr>
            <w:tcW w:w="1560" w:type="dxa"/>
            <w:shd w:val="clear" w:color="auto" w:fill="auto"/>
            <w:tcMar>
              <w:top w:w="100" w:type="dxa"/>
              <w:left w:w="100" w:type="dxa"/>
              <w:bottom w:w="100" w:type="dxa"/>
              <w:right w:w="100" w:type="dxa"/>
            </w:tcMar>
          </w:tcPr>
          <w:p w14:paraId="7CF79FBC"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67" w:author="Wilfried Haerty (EI)" w:date="2022-05-02T18:05:00Z">
                  <w:rPr>
                    <w:sz w:val="21"/>
                    <w:szCs w:val="21"/>
                  </w:rPr>
                </w:rPrChange>
              </w:rPr>
            </w:pPr>
            <w:r w:rsidRPr="00792921">
              <w:rPr>
                <w:i/>
                <w:iCs/>
                <w:sz w:val="21"/>
                <w:szCs w:val="21"/>
                <w:rPrChange w:id="68" w:author="Wilfried Haerty (EI)" w:date="2022-05-02T18:05:00Z">
                  <w:rPr>
                    <w:sz w:val="21"/>
                    <w:szCs w:val="21"/>
                  </w:rPr>
                </w:rPrChange>
              </w:rPr>
              <w:t>P. concolor</w:t>
            </w:r>
          </w:p>
        </w:tc>
        <w:tc>
          <w:tcPr>
            <w:tcW w:w="1365" w:type="dxa"/>
            <w:shd w:val="clear" w:color="auto" w:fill="auto"/>
            <w:tcMar>
              <w:top w:w="100" w:type="dxa"/>
              <w:left w:w="100" w:type="dxa"/>
              <w:bottom w:w="100" w:type="dxa"/>
              <w:right w:w="100" w:type="dxa"/>
            </w:tcMar>
          </w:tcPr>
          <w:p w14:paraId="42B7DC9E"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18514</w:t>
            </w:r>
          </w:p>
        </w:tc>
        <w:tc>
          <w:tcPr>
            <w:tcW w:w="1500" w:type="dxa"/>
            <w:shd w:val="clear" w:color="auto" w:fill="auto"/>
            <w:tcMar>
              <w:top w:w="100" w:type="dxa"/>
              <w:left w:w="100" w:type="dxa"/>
              <w:bottom w:w="100" w:type="dxa"/>
              <w:right w:w="100" w:type="dxa"/>
            </w:tcMar>
          </w:tcPr>
          <w:p w14:paraId="229773D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5</w:t>
            </w:r>
          </w:p>
        </w:tc>
        <w:tc>
          <w:tcPr>
            <w:tcW w:w="1650" w:type="dxa"/>
            <w:shd w:val="clear" w:color="auto" w:fill="auto"/>
            <w:tcMar>
              <w:top w:w="100" w:type="dxa"/>
              <w:left w:w="100" w:type="dxa"/>
              <w:bottom w:w="100" w:type="dxa"/>
              <w:right w:w="100" w:type="dxa"/>
            </w:tcMar>
          </w:tcPr>
          <w:p w14:paraId="2743BBCD"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17665</w:t>
            </w:r>
          </w:p>
        </w:tc>
        <w:tc>
          <w:tcPr>
            <w:tcW w:w="1725" w:type="dxa"/>
            <w:shd w:val="clear" w:color="auto" w:fill="auto"/>
            <w:tcMar>
              <w:top w:w="100" w:type="dxa"/>
              <w:left w:w="100" w:type="dxa"/>
              <w:bottom w:w="100" w:type="dxa"/>
              <w:right w:w="100" w:type="dxa"/>
            </w:tcMar>
          </w:tcPr>
          <w:p w14:paraId="6C885FE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1551</w:t>
            </w:r>
          </w:p>
        </w:tc>
        <w:tc>
          <w:tcPr>
            <w:tcW w:w="1560" w:type="dxa"/>
            <w:shd w:val="clear" w:color="auto" w:fill="auto"/>
            <w:tcMar>
              <w:top w:w="100" w:type="dxa"/>
              <w:left w:w="100" w:type="dxa"/>
              <w:bottom w:w="100" w:type="dxa"/>
              <w:right w:w="100" w:type="dxa"/>
            </w:tcMar>
          </w:tcPr>
          <w:p w14:paraId="46D3A56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16114</w:t>
            </w:r>
          </w:p>
        </w:tc>
      </w:tr>
      <w:tr w:rsidR="00831481" w:rsidRPr="00B670C0" w14:paraId="1B0EBCB5" w14:textId="77777777">
        <w:tc>
          <w:tcPr>
            <w:tcW w:w="1560" w:type="dxa"/>
            <w:shd w:val="clear" w:color="auto" w:fill="auto"/>
            <w:tcMar>
              <w:top w:w="100" w:type="dxa"/>
              <w:left w:w="100" w:type="dxa"/>
              <w:bottom w:w="100" w:type="dxa"/>
              <w:right w:w="100" w:type="dxa"/>
            </w:tcMar>
          </w:tcPr>
          <w:p w14:paraId="2FDA87BB"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69" w:author="Wilfried Haerty (EI)" w:date="2022-05-02T18:05:00Z">
                  <w:rPr>
                    <w:sz w:val="21"/>
                    <w:szCs w:val="21"/>
                  </w:rPr>
                </w:rPrChange>
              </w:rPr>
            </w:pPr>
            <w:r w:rsidRPr="00792921">
              <w:rPr>
                <w:i/>
                <w:iCs/>
                <w:sz w:val="21"/>
                <w:szCs w:val="21"/>
                <w:rPrChange w:id="70" w:author="Wilfried Haerty (EI)" w:date="2022-05-02T18:05:00Z">
                  <w:rPr>
                    <w:sz w:val="21"/>
                    <w:szCs w:val="21"/>
                  </w:rPr>
                </w:rPrChange>
              </w:rPr>
              <w:t>C. l. familiaris</w:t>
            </w:r>
          </w:p>
        </w:tc>
        <w:tc>
          <w:tcPr>
            <w:tcW w:w="1365" w:type="dxa"/>
            <w:shd w:val="clear" w:color="auto" w:fill="auto"/>
            <w:tcMar>
              <w:top w:w="100" w:type="dxa"/>
              <w:left w:w="100" w:type="dxa"/>
              <w:bottom w:w="100" w:type="dxa"/>
              <w:right w:w="100" w:type="dxa"/>
            </w:tcMar>
          </w:tcPr>
          <w:p w14:paraId="6D95DA7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18855</w:t>
            </w:r>
          </w:p>
        </w:tc>
        <w:tc>
          <w:tcPr>
            <w:tcW w:w="1500" w:type="dxa"/>
            <w:shd w:val="clear" w:color="auto" w:fill="auto"/>
            <w:tcMar>
              <w:top w:w="100" w:type="dxa"/>
              <w:left w:w="100" w:type="dxa"/>
              <w:bottom w:w="100" w:type="dxa"/>
              <w:right w:w="100" w:type="dxa"/>
            </w:tcMar>
          </w:tcPr>
          <w:p w14:paraId="28E9DBC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5</w:t>
            </w:r>
          </w:p>
        </w:tc>
        <w:tc>
          <w:tcPr>
            <w:tcW w:w="1650" w:type="dxa"/>
            <w:shd w:val="clear" w:color="auto" w:fill="auto"/>
            <w:tcMar>
              <w:top w:w="100" w:type="dxa"/>
              <w:left w:w="100" w:type="dxa"/>
              <w:bottom w:w="100" w:type="dxa"/>
              <w:right w:w="100" w:type="dxa"/>
            </w:tcMar>
          </w:tcPr>
          <w:p w14:paraId="2EA1E42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17832</w:t>
            </w:r>
          </w:p>
        </w:tc>
        <w:tc>
          <w:tcPr>
            <w:tcW w:w="1725" w:type="dxa"/>
            <w:shd w:val="clear" w:color="auto" w:fill="auto"/>
            <w:tcMar>
              <w:top w:w="100" w:type="dxa"/>
              <w:left w:w="100" w:type="dxa"/>
              <w:bottom w:w="100" w:type="dxa"/>
              <w:right w:w="100" w:type="dxa"/>
            </w:tcMar>
          </w:tcPr>
          <w:p w14:paraId="13BB354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1582</w:t>
            </w:r>
          </w:p>
        </w:tc>
        <w:tc>
          <w:tcPr>
            <w:tcW w:w="1560" w:type="dxa"/>
            <w:shd w:val="clear" w:color="auto" w:fill="auto"/>
            <w:tcMar>
              <w:top w:w="100" w:type="dxa"/>
              <w:left w:w="100" w:type="dxa"/>
              <w:bottom w:w="100" w:type="dxa"/>
              <w:right w:w="100" w:type="dxa"/>
            </w:tcMar>
          </w:tcPr>
          <w:p w14:paraId="0FF73DE9"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16250</w:t>
            </w:r>
          </w:p>
        </w:tc>
      </w:tr>
      <w:tr w:rsidR="00831481" w:rsidRPr="00B670C0" w14:paraId="66990F82" w14:textId="77777777">
        <w:tc>
          <w:tcPr>
            <w:tcW w:w="1560" w:type="dxa"/>
            <w:shd w:val="clear" w:color="auto" w:fill="auto"/>
            <w:tcMar>
              <w:top w:w="100" w:type="dxa"/>
              <w:left w:w="100" w:type="dxa"/>
              <w:bottom w:w="100" w:type="dxa"/>
              <w:right w:w="100" w:type="dxa"/>
            </w:tcMar>
          </w:tcPr>
          <w:p w14:paraId="1F6A33EA"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71" w:author="Wilfried Haerty (EI)" w:date="2022-05-02T18:05:00Z">
                  <w:rPr>
                    <w:sz w:val="21"/>
                    <w:szCs w:val="21"/>
                  </w:rPr>
                </w:rPrChange>
              </w:rPr>
            </w:pPr>
            <w:r w:rsidRPr="00792921">
              <w:rPr>
                <w:i/>
                <w:iCs/>
                <w:sz w:val="21"/>
                <w:szCs w:val="21"/>
                <w:rPrChange w:id="72" w:author="Wilfried Haerty (EI)" w:date="2022-05-02T18:05:00Z">
                  <w:rPr>
                    <w:sz w:val="21"/>
                    <w:szCs w:val="21"/>
                  </w:rPr>
                </w:rPrChange>
              </w:rPr>
              <w:t>H. sapiens</w:t>
            </w:r>
          </w:p>
        </w:tc>
        <w:tc>
          <w:tcPr>
            <w:tcW w:w="1365" w:type="dxa"/>
            <w:shd w:val="clear" w:color="auto" w:fill="auto"/>
            <w:tcMar>
              <w:top w:w="100" w:type="dxa"/>
              <w:left w:w="100" w:type="dxa"/>
              <w:bottom w:w="100" w:type="dxa"/>
              <w:right w:w="100" w:type="dxa"/>
            </w:tcMar>
          </w:tcPr>
          <w:p w14:paraId="48564869"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20402</w:t>
            </w:r>
          </w:p>
        </w:tc>
        <w:tc>
          <w:tcPr>
            <w:tcW w:w="1500" w:type="dxa"/>
            <w:shd w:val="clear" w:color="auto" w:fill="auto"/>
            <w:tcMar>
              <w:top w:w="100" w:type="dxa"/>
              <w:left w:w="100" w:type="dxa"/>
              <w:bottom w:w="100" w:type="dxa"/>
              <w:right w:w="100" w:type="dxa"/>
            </w:tcMar>
          </w:tcPr>
          <w:p w14:paraId="3124CB0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35</w:t>
            </w:r>
          </w:p>
        </w:tc>
        <w:tc>
          <w:tcPr>
            <w:tcW w:w="1650" w:type="dxa"/>
            <w:shd w:val="clear" w:color="auto" w:fill="auto"/>
            <w:tcMar>
              <w:top w:w="100" w:type="dxa"/>
              <w:left w:w="100" w:type="dxa"/>
              <w:bottom w:w="100" w:type="dxa"/>
              <w:right w:w="100" w:type="dxa"/>
            </w:tcMar>
          </w:tcPr>
          <w:p w14:paraId="6B8D67B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19624</w:t>
            </w:r>
          </w:p>
        </w:tc>
        <w:tc>
          <w:tcPr>
            <w:tcW w:w="1725" w:type="dxa"/>
            <w:shd w:val="clear" w:color="auto" w:fill="auto"/>
            <w:tcMar>
              <w:top w:w="100" w:type="dxa"/>
              <w:left w:w="100" w:type="dxa"/>
              <w:bottom w:w="100" w:type="dxa"/>
              <w:right w:w="100" w:type="dxa"/>
            </w:tcMar>
          </w:tcPr>
          <w:p w14:paraId="2AD0BCB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42</w:t>
            </w:r>
          </w:p>
        </w:tc>
        <w:tc>
          <w:tcPr>
            <w:tcW w:w="1560" w:type="dxa"/>
            <w:shd w:val="clear" w:color="auto" w:fill="auto"/>
            <w:tcMar>
              <w:top w:w="100" w:type="dxa"/>
              <w:left w:w="100" w:type="dxa"/>
              <w:bottom w:w="100" w:type="dxa"/>
              <w:right w:w="100" w:type="dxa"/>
            </w:tcMar>
          </w:tcPr>
          <w:p w14:paraId="24E454E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19582</w:t>
            </w:r>
          </w:p>
        </w:tc>
      </w:tr>
      <w:tr w:rsidR="00831481" w:rsidRPr="00B670C0" w14:paraId="7EA2E435" w14:textId="77777777">
        <w:tc>
          <w:tcPr>
            <w:tcW w:w="1560" w:type="dxa"/>
            <w:shd w:val="clear" w:color="auto" w:fill="auto"/>
            <w:tcMar>
              <w:top w:w="100" w:type="dxa"/>
              <w:left w:w="100" w:type="dxa"/>
              <w:bottom w:w="100" w:type="dxa"/>
              <w:right w:w="100" w:type="dxa"/>
            </w:tcMar>
          </w:tcPr>
          <w:p w14:paraId="18F4CAEA"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73" w:author="Wilfried Haerty (EI)" w:date="2022-05-02T18:05:00Z">
                  <w:rPr>
                    <w:sz w:val="21"/>
                    <w:szCs w:val="21"/>
                  </w:rPr>
                </w:rPrChange>
              </w:rPr>
            </w:pPr>
            <w:r w:rsidRPr="00792921">
              <w:rPr>
                <w:i/>
                <w:iCs/>
                <w:sz w:val="21"/>
                <w:szCs w:val="21"/>
                <w:rPrChange w:id="74" w:author="Wilfried Haerty (EI)" w:date="2022-05-02T18:05:00Z">
                  <w:rPr>
                    <w:sz w:val="21"/>
                    <w:szCs w:val="21"/>
                  </w:rPr>
                </w:rPrChange>
              </w:rPr>
              <w:t>M. musculus</w:t>
            </w:r>
          </w:p>
        </w:tc>
        <w:tc>
          <w:tcPr>
            <w:tcW w:w="1365" w:type="dxa"/>
            <w:shd w:val="clear" w:color="auto" w:fill="auto"/>
            <w:tcMar>
              <w:top w:w="100" w:type="dxa"/>
              <w:left w:w="100" w:type="dxa"/>
              <w:bottom w:w="100" w:type="dxa"/>
              <w:right w:w="100" w:type="dxa"/>
            </w:tcMar>
          </w:tcPr>
          <w:p w14:paraId="021940F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22438</w:t>
            </w:r>
          </w:p>
        </w:tc>
        <w:tc>
          <w:tcPr>
            <w:tcW w:w="1500" w:type="dxa"/>
            <w:shd w:val="clear" w:color="auto" w:fill="auto"/>
            <w:tcMar>
              <w:top w:w="100" w:type="dxa"/>
              <w:left w:w="100" w:type="dxa"/>
              <w:bottom w:w="100" w:type="dxa"/>
              <w:right w:w="100" w:type="dxa"/>
            </w:tcMar>
          </w:tcPr>
          <w:p w14:paraId="1DDCE71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25</w:t>
            </w:r>
          </w:p>
        </w:tc>
        <w:tc>
          <w:tcPr>
            <w:tcW w:w="1650" w:type="dxa"/>
            <w:shd w:val="clear" w:color="auto" w:fill="auto"/>
            <w:tcMar>
              <w:top w:w="100" w:type="dxa"/>
              <w:left w:w="100" w:type="dxa"/>
              <w:bottom w:w="100" w:type="dxa"/>
              <w:right w:w="100" w:type="dxa"/>
            </w:tcMar>
          </w:tcPr>
          <w:p w14:paraId="3E9953A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21718</w:t>
            </w:r>
          </w:p>
        </w:tc>
        <w:tc>
          <w:tcPr>
            <w:tcW w:w="1725" w:type="dxa"/>
            <w:shd w:val="clear" w:color="auto" w:fill="auto"/>
            <w:tcMar>
              <w:top w:w="100" w:type="dxa"/>
              <w:left w:w="100" w:type="dxa"/>
              <w:bottom w:w="100" w:type="dxa"/>
              <w:right w:w="100" w:type="dxa"/>
            </w:tcMar>
          </w:tcPr>
          <w:p w14:paraId="1B2A8A9B"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51</w:t>
            </w:r>
          </w:p>
        </w:tc>
        <w:tc>
          <w:tcPr>
            <w:tcW w:w="1560" w:type="dxa"/>
            <w:shd w:val="clear" w:color="auto" w:fill="auto"/>
            <w:tcMar>
              <w:top w:w="100" w:type="dxa"/>
              <w:left w:w="100" w:type="dxa"/>
              <w:bottom w:w="100" w:type="dxa"/>
              <w:right w:w="100" w:type="dxa"/>
            </w:tcMar>
          </w:tcPr>
          <w:p w14:paraId="4A140F7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21667</w:t>
            </w:r>
          </w:p>
        </w:tc>
      </w:tr>
      <w:tr w:rsidR="00831481" w:rsidRPr="00B670C0" w14:paraId="2CCDF58D" w14:textId="77777777">
        <w:tc>
          <w:tcPr>
            <w:tcW w:w="1560" w:type="dxa"/>
            <w:shd w:val="clear" w:color="auto" w:fill="auto"/>
            <w:tcMar>
              <w:top w:w="100" w:type="dxa"/>
              <w:left w:w="100" w:type="dxa"/>
              <w:bottom w:w="100" w:type="dxa"/>
              <w:right w:w="100" w:type="dxa"/>
            </w:tcMar>
          </w:tcPr>
          <w:p w14:paraId="4A19AF21" w14:textId="77777777" w:rsidR="00831481" w:rsidRPr="00792921" w:rsidRDefault="0035605E" w:rsidP="00B670C0">
            <w:pPr>
              <w:widowControl w:val="0"/>
              <w:pBdr>
                <w:top w:val="nil"/>
                <w:left w:val="nil"/>
                <w:bottom w:val="nil"/>
                <w:right w:val="nil"/>
                <w:between w:val="nil"/>
              </w:pBdr>
              <w:spacing w:line="240" w:lineRule="auto"/>
              <w:rPr>
                <w:i/>
                <w:iCs/>
                <w:sz w:val="21"/>
                <w:szCs w:val="21"/>
                <w:rPrChange w:id="75" w:author="Wilfried Haerty (EI)" w:date="2022-05-02T18:06:00Z">
                  <w:rPr>
                    <w:sz w:val="21"/>
                    <w:szCs w:val="21"/>
                  </w:rPr>
                </w:rPrChange>
              </w:rPr>
            </w:pPr>
            <w:r w:rsidRPr="00792921">
              <w:rPr>
                <w:i/>
                <w:iCs/>
                <w:sz w:val="21"/>
                <w:szCs w:val="21"/>
                <w:rPrChange w:id="76" w:author="Wilfried Haerty (EI)" w:date="2022-05-02T18:06:00Z">
                  <w:rPr>
                    <w:sz w:val="21"/>
                    <w:szCs w:val="21"/>
                  </w:rPr>
                </w:rPrChange>
              </w:rPr>
              <w:t>S. scrofa</w:t>
            </w:r>
          </w:p>
        </w:tc>
        <w:tc>
          <w:tcPr>
            <w:tcW w:w="1365" w:type="dxa"/>
            <w:shd w:val="clear" w:color="auto" w:fill="auto"/>
            <w:tcMar>
              <w:top w:w="100" w:type="dxa"/>
              <w:left w:w="100" w:type="dxa"/>
              <w:bottom w:w="100" w:type="dxa"/>
              <w:right w:w="100" w:type="dxa"/>
            </w:tcMar>
          </w:tcPr>
          <w:p w14:paraId="566051C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18232</w:t>
            </w:r>
          </w:p>
        </w:tc>
        <w:tc>
          <w:tcPr>
            <w:tcW w:w="1500" w:type="dxa"/>
            <w:shd w:val="clear" w:color="auto" w:fill="auto"/>
            <w:tcMar>
              <w:top w:w="100" w:type="dxa"/>
              <w:left w:w="100" w:type="dxa"/>
              <w:bottom w:w="100" w:type="dxa"/>
              <w:right w:w="100" w:type="dxa"/>
            </w:tcMar>
          </w:tcPr>
          <w:p w14:paraId="482E933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8</w:t>
            </w:r>
          </w:p>
        </w:tc>
        <w:tc>
          <w:tcPr>
            <w:tcW w:w="1650" w:type="dxa"/>
            <w:shd w:val="clear" w:color="auto" w:fill="auto"/>
            <w:tcMar>
              <w:top w:w="100" w:type="dxa"/>
              <w:left w:w="100" w:type="dxa"/>
              <w:bottom w:w="100" w:type="dxa"/>
              <w:right w:w="100" w:type="dxa"/>
            </w:tcMar>
          </w:tcPr>
          <w:p w14:paraId="3DD18C5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16859</w:t>
            </w:r>
          </w:p>
        </w:tc>
        <w:tc>
          <w:tcPr>
            <w:tcW w:w="1725" w:type="dxa"/>
            <w:shd w:val="clear" w:color="auto" w:fill="auto"/>
            <w:tcMar>
              <w:top w:w="100" w:type="dxa"/>
              <w:left w:w="100" w:type="dxa"/>
              <w:bottom w:w="100" w:type="dxa"/>
              <w:right w:w="100" w:type="dxa"/>
            </w:tcMar>
          </w:tcPr>
          <w:p w14:paraId="2B02327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1473</w:t>
            </w:r>
          </w:p>
        </w:tc>
        <w:tc>
          <w:tcPr>
            <w:tcW w:w="1560" w:type="dxa"/>
            <w:shd w:val="clear" w:color="auto" w:fill="auto"/>
            <w:tcMar>
              <w:top w:w="100" w:type="dxa"/>
              <w:left w:w="100" w:type="dxa"/>
              <w:bottom w:w="100" w:type="dxa"/>
              <w:right w:w="100" w:type="dxa"/>
            </w:tcMar>
          </w:tcPr>
          <w:p w14:paraId="0E56A39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15386</w:t>
            </w:r>
          </w:p>
        </w:tc>
      </w:tr>
      <w:tr w:rsidR="00831481" w:rsidRPr="00B670C0" w14:paraId="793B3BD4" w14:textId="77777777">
        <w:tc>
          <w:tcPr>
            <w:tcW w:w="1560" w:type="dxa"/>
            <w:shd w:val="clear" w:color="auto" w:fill="auto"/>
            <w:tcMar>
              <w:top w:w="100" w:type="dxa"/>
              <w:left w:w="100" w:type="dxa"/>
              <w:bottom w:w="100" w:type="dxa"/>
              <w:right w:w="100" w:type="dxa"/>
            </w:tcMar>
          </w:tcPr>
          <w:p w14:paraId="7451F01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Total</w:t>
            </w:r>
          </w:p>
        </w:tc>
        <w:tc>
          <w:tcPr>
            <w:tcW w:w="1365" w:type="dxa"/>
            <w:shd w:val="clear" w:color="auto" w:fill="auto"/>
            <w:tcMar>
              <w:top w:w="100" w:type="dxa"/>
              <w:left w:w="100" w:type="dxa"/>
              <w:bottom w:w="100" w:type="dxa"/>
              <w:right w:w="100" w:type="dxa"/>
            </w:tcMar>
          </w:tcPr>
          <w:p w14:paraId="0673D82E"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230740</w:t>
            </w:r>
          </w:p>
        </w:tc>
        <w:tc>
          <w:tcPr>
            <w:tcW w:w="1500" w:type="dxa"/>
            <w:shd w:val="clear" w:color="auto" w:fill="auto"/>
            <w:tcMar>
              <w:top w:w="100" w:type="dxa"/>
              <w:left w:w="100" w:type="dxa"/>
              <w:bottom w:w="100" w:type="dxa"/>
              <w:right w:w="100" w:type="dxa"/>
            </w:tcMar>
          </w:tcPr>
          <w:p w14:paraId="25391715" w14:textId="77777777" w:rsidR="00831481" w:rsidRPr="00B670C0" w:rsidRDefault="00831481" w:rsidP="00B670C0">
            <w:pPr>
              <w:widowControl w:val="0"/>
              <w:pBdr>
                <w:top w:val="nil"/>
                <w:left w:val="nil"/>
                <w:bottom w:val="nil"/>
                <w:right w:val="nil"/>
                <w:between w:val="nil"/>
              </w:pBdr>
              <w:spacing w:line="240" w:lineRule="auto"/>
              <w:rPr>
                <w:sz w:val="21"/>
                <w:szCs w:val="21"/>
              </w:rPr>
            </w:pPr>
          </w:p>
        </w:tc>
        <w:tc>
          <w:tcPr>
            <w:tcW w:w="1650" w:type="dxa"/>
            <w:shd w:val="clear" w:color="auto" w:fill="auto"/>
            <w:tcMar>
              <w:top w:w="100" w:type="dxa"/>
              <w:left w:w="100" w:type="dxa"/>
              <w:bottom w:w="100" w:type="dxa"/>
              <w:right w:w="100" w:type="dxa"/>
            </w:tcMar>
          </w:tcPr>
          <w:p w14:paraId="1A37473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221067</w:t>
            </w:r>
          </w:p>
        </w:tc>
        <w:tc>
          <w:tcPr>
            <w:tcW w:w="1725" w:type="dxa"/>
            <w:shd w:val="clear" w:color="auto" w:fill="auto"/>
            <w:tcMar>
              <w:top w:w="100" w:type="dxa"/>
              <w:left w:w="100" w:type="dxa"/>
              <w:bottom w:w="100" w:type="dxa"/>
              <w:right w:w="100" w:type="dxa"/>
            </w:tcMar>
          </w:tcPr>
          <w:p w14:paraId="55B3C08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13753</w:t>
            </w:r>
          </w:p>
        </w:tc>
        <w:tc>
          <w:tcPr>
            <w:tcW w:w="1560" w:type="dxa"/>
            <w:shd w:val="clear" w:color="auto" w:fill="auto"/>
            <w:tcMar>
              <w:top w:w="100" w:type="dxa"/>
              <w:left w:w="100" w:type="dxa"/>
              <w:bottom w:w="100" w:type="dxa"/>
              <w:right w:w="100" w:type="dxa"/>
            </w:tcMar>
          </w:tcPr>
          <w:p w14:paraId="6BECDF3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207314</w:t>
            </w:r>
          </w:p>
        </w:tc>
      </w:tr>
    </w:tbl>
    <w:p w14:paraId="70733CE8" w14:textId="77777777" w:rsidR="00831481" w:rsidRPr="00B670C0" w:rsidRDefault="00831481" w:rsidP="00B670C0">
      <w:pPr>
        <w:spacing w:line="240" w:lineRule="auto"/>
        <w:rPr>
          <w:sz w:val="21"/>
          <w:szCs w:val="21"/>
        </w:rPr>
      </w:pPr>
    </w:p>
    <w:p w14:paraId="0FF48B18" w14:textId="77777777" w:rsidR="00831481" w:rsidRPr="00B670C0" w:rsidRDefault="00831481" w:rsidP="00B670C0">
      <w:pPr>
        <w:spacing w:line="240" w:lineRule="auto"/>
        <w:rPr>
          <w:sz w:val="21"/>
          <w:szCs w:val="21"/>
        </w:rPr>
      </w:pPr>
    </w:p>
    <w:p w14:paraId="3388C01B" w14:textId="77777777" w:rsidR="00831481" w:rsidRPr="00B670C0" w:rsidRDefault="0035605E" w:rsidP="00B670C0">
      <w:pPr>
        <w:spacing w:line="240" w:lineRule="auto"/>
        <w:rPr>
          <w:sz w:val="21"/>
          <w:szCs w:val="21"/>
        </w:rPr>
      </w:pPr>
      <w:r w:rsidRPr="00B670C0">
        <w:rPr>
          <w:sz w:val="21"/>
          <w:szCs w:val="21"/>
        </w:rPr>
        <w:t xml:space="preserve">GSTF was run on the HPC using Snakemake </w:t>
      </w:r>
      <w:hyperlink r:id="rId616">
        <w:r w:rsidRPr="00B670C0">
          <w:rPr>
            <w:color w:val="000000"/>
            <w:sz w:val="21"/>
            <w:szCs w:val="21"/>
          </w:rPr>
          <w:t>(Koster and Rahmann, 2012)</w:t>
        </w:r>
      </w:hyperlink>
      <w:r w:rsidRPr="00B670C0">
        <w:rPr>
          <w:sz w:val="21"/>
          <w:szCs w:val="21"/>
        </w:rPr>
        <w:t xml:space="preserve"> scrip</w:t>
      </w:r>
      <w:r w:rsidRPr="00B670C0">
        <w:rPr>
          <w:sz w:val="21"/>
          <w:szCs w:val="21"/>
          <w:highlight w:val="white"/>
        </w:rPr>
        <w:t>ts by Anil Thanki.</w:t>
      </w:r>
      <w:r w:rsidRPr="00B670C0">
        <w:rPr>
          <w:sz w:val="21"/>
          <w:szCs w:val="21"/>
        </w:rPr>
        <w:t xml:space="preserve"> The first step translates coding sequences to protein sequences, uses a BLAST parser tool </w:t>
      </w:r>
      <w:hyperlink r:id="rId617">
        <w:r w:rsidRPr="00B670C0">
          <w:rPr>
            <w:color w:val="000000"/>
            <w:sz w:val="21"/>
            <w:szCs w:val="21"/>
          </w:rPr>
          <w:t xml:space="preserve">(Thanki </w:t>
        </w:r>
      </w:hyperlink>
      <w:hyperlink r:id="rId618">
        <w:r w:rsidRPr="00B670C0">
          <w:rPr>
            <w:i/>
            <w:color w:val="000000"/>
            <w:sz w:val="21"/>
            <w:szCs w:val="21"/>
          </w:rPr>
          <w:t>et al.</w:t>
        </w:r>
      </w:hyperlink>
      <w:hyperlink r:id="rId619">
        <w:r w:rsidRPr="00B670C0">
          <w:rPr>
            <w:color w:val="000000"/>
            <w:sz w:val="21"/>
            <w:szCs w:val="21"/>
          </w:rPr>
          <w:t>, 2018)</w:t>
        </w:r>
      </w:hyperlink>
      <w:r w:rsidRPr="00B670C0">
        <w:rPr>
          <w:sz w:val="21"/>
          <w:szCs w:val="21"/>
        </w:rPr>
        <w:t xml:space="preserve"> to find pairwise alignments of the sequences and then uses hcluster_sg </w:t>
      </w:r>
      <w:hyperlink r:id="rId620">
        <w:r w:rsidRPr="00B670C0">
          <w:rPr>
            <w:color w:val="000000"/>
            <w:sz w:val="21"/>
            <w:szCs w:val="21"/>
          </w:rPr>
          <w:t>(Li, 2006)</w:t>
        </w:r>
      </w:hyperlink>
      <w:r w:rsidRPr="00B670C0">
        <w:rPr>
          <w:sz w:val="21"/>
          <w:szCs w:val="21"/>
        </w:rPr>
        <w:t xml:space="preserve"> to generate clusters from the alignments. 13,753 CDS transcripts were filtered out, leaving 207,314 transcripts remaining (Table 1; Figure 6). From these, 13,350 clusters were generated. Clusters with less than 3 genes (of which there were 2742) were not included as a gene tree cannot be built from these, and clusters with over 500 genes (of which there were 1100) need to be analysed manually. 11,235 clusters with between 3 and 500 genes were carried through to the second step of GSTF.</w:t>
      </w:r>
    </w:p>
    <w:p w14:paraId="203EA1FA" w14:textId="77777777" w:rsidR="00831481" w:rsidRPr="00B670C0" w:rsidRDefault="00831481" w:rsidP="00B670C0">
      <w:pPr>
        <w:spacing w:line="240" w:lineRule="auto"/>
        <w:rPr>
          <w:sz w:val="21"/>
          <w:szCs w:val="21"/>
        </w:rPr>
      </w:pPr>
    </w:p>
    <w:p w14:paraId="1DD8C951" w14:textId="77777777" w:rsidR="00831481" w:rsidRPr="00B670C0" w:rsidRDefault="0035605E" w:rsidP="00B670C0">
      <w:pPr>
        <w:spacing w:line="240" w:lineRule="auto"/>
        <w:rPr>
          <w:sz w:val="21"/>
          <w:szCs w:val="21"/>
        </w:rPr>
      </w:pPr>
      <w:r w:rsidRPr="00B670C0">
        <w:rPr>
          <w:noProof/>
          <w:sz w:val="21"/>
          <w:szCs w:val="21"/>
        </w:rPr>
        <w:lastRenderedPageBreak/>
        <w:drawing>
          <wp:inline distT="114300" distB="114300" distL="114300" distR="114300" wp14:anchorId="12B94784" wp14:editId="68F93DE3">
            <wp:extent cx="5943600" cy="3213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1"/>
                    <a:srcRect/>
                    <a:stretch>
                      <a:fillRect/>
                    </a:stretch>
                  </pic:blipFill>
                  <pic:spPr>
                    <a:xfrm>
                      <a:off x="0" y="0"/>
                      <a:ext cx="5943600" cy="3213100"/>
                    </a:xfrm>
                    <a:prstGeom prst="rect">
                      <a:avLst/>
                    </a:prstGeom>
                    <a:ln/>
                  </pic:spPr>
                </pic:pic>
              </a:graphicData>
            </a:graphic>
          </wp:inline>
        </w:drawing>
      </w:r>
    </w:p>
    <w:p w14:paraId="20AFE592" w14:textId="77777777" w:rsidR="00831481" w:rsidRPr="00B670C0" w:rsidRDefault="0035605E" w:rsidP="00B670C0">
      <w:pPr>
        <w:spacing w:line="240" w:lineRule="auto"/>
        <w:rPr>
          <w:sz w:val="18"/>
          <w:szCs w:val="18"/>
        </w:rPr>
      </w:pPr>
      <w:r w:rsidRPr="00B670C0">
        <w:rPr>
          <w:b/>
          <w:sz w:val="18"/>
          <w:szCs w:val="18"/>
        </w:rPr>
        <w:t>Figure 6.</w:t>
      </w:r>
      <w:r w:rsidRPr="00B670C0">
        <w:rPr>
          <w:sz w:val="18"/>
          <w:szCs w:val="18"/>
        </w:rPr>
        <w:t xml:space="preserve"> The GeneSeqToFamily workflow. Yellow boxes describe GSTF’s method in its three key steps. Inputs/retained outputs are shown in green and discarded outputs are shown in red.</w:t>
      </w:r>
    </w:p>
    <w:p w14:paraId="1706CDE9" w14:textId="77777777" w:rsidR="00831481" w:rsidRPr="00B670C0" w:rsidRDefault="00831481" w:rsidP="00B670C0">
      <w:pPr>
        <w:spacing w:line="240" w:lineRule="auto"/>
        <w:rPr>
          <w:sz w:val="21"/>
          <w:szCs w:val="21"/>
        </w:rPr>
      </w:pPr>
    </w:p>
    <w:p w14:paraId="7B161C23" w14:textId="77777777" w:rsidR="00831481" w:rsidRPr="00B670C0" w:rsidRDefault="0035605E" w:rsidP="00B670C0">
      <w:pPr>
        <w:spacing w:line="240" w:lineRule="auto"/>
        <w:rPr>
          <w:sz w:val="21"/>
          <w:szCs w:val="21"/>
          <w:shd w:val="clear" w:color="auto" w:fill="F1C232"/>
        </w:rPr>
      </w:pPr>
      <w:r w:rsidRPr="00B670C0">
        <w:rPr>
          <w:sz w:val="21"/>
          <w:szCs w:val="21"/>
        </w:rPr>
        <w:t xml:space="preserve">The second step, which uses T-Coffee </w:t>
      </w:r>
      <w:hyperlink r:id="rId622">
        <w:r w:rsidRPr="00B670C0">
          <w:rPr>
            <w:color w:val="000000"/>
            <w:sz w:val="21"/>
            <w:szCs w:val="21"/>
          </w:rPr>
          <w:t xml:space="preserve">(Notredame </w:t>
        </w:r>
      </w:hyperlink>
      <w:hyperlink r:id="rId623">
        <w:r w:rsidRPr="00B670C0">
          <w:rPr>
            <w:i/>
            <w:color w:val="000000"/>
            <w:sz w:val="21"/>
            <w:szCs w:val="21"/>
          </w:rPr>
          <w:t>et al.</w:t>
        </w:r>
      </w:hyperlink>
      <w:hyperlink r:id="rId624">
        <w:r w:rsidRPr="00B670C0">
          <w:rPr>
            <w:color w:val="000000"/>
            <w:sz w:val="21"/>
            <w:szCs w:val="21"/>
          </w:rPr>
          <w:t>, 2000)</w:t>
        </w:r>
      </w:hyperlink>
      <w:r w:rsidRPr="00B670C0">
        <w:rPr>
          <w:sz w:val="21"/>
          <w:szCs w:val="21"/>
        </w:rPr>
        <w:t xml:space="preserve"> to generate a multiple sequence alignment for each cluster and TreeBest </w:t>
      </w:r>
      <w:hyperlink r:id="rId625">
        <w:r w:rsidRPr="002A384C">
          <w:rPr>
            <w:color w:val="000000" w:themeColor="text1"/>
            <w:sz w:val="21"/>
            <w:szCs w:val="21"/>
            <w:u w:val="single"/>
          </w:rPr>
          <w:t>(Ruan et al. 2008)</w:t>
        </w:r>
      </w:hyperlink>
      <w:r w:rsidRPr="002A384C">
        <w:rPr>
          <w:color w:val="000000" w:themeColor="text1"/>
          <w:sz w:val="21"/>
          <w:szCs w:val="21"/>
        </w:rPr>
        <w:t xml:space="preserve"> to generate a gene tree, required a Newick species tree. A tree was generated using the Zoonomia tree </w:t>
      </w:r>
      <w:hyperlink r:id="rId626">
        <w:r w:rsidRPr="002A384C">
          <w:rPr>
            <w:color w:val="000000" w:themeColor="text1"/>
            <w:sz w:val="21"/>
            <w:szCs w:val="21"/>
          </w:rPr>
          <w:t>(Zoonomia Consortium, 2020)</w:t>
        </w:r>
      </w:hyperlink>
      <w:r w:rsidRPr="00B670C0">
        <w:rPr>
          <w:sz w:val="21"/>
          <w:szCs w:val="21"/>
        </w:rPr>
        <w:t xml:space="preserve"> as well as relevant literature </w:t>
      </w:r>
      <w:hyperlink r:id="rId627">
        <w:r w:rsidRPr="00B670C0">
          <w:rPr>
            <w:color w:val="000000"/>
            <w:sz w:val="21"/>
            <w:szCs w:val="21"/>
          </w:rPr>
          <w:t xml:space="preserve">(Piras </w:t>
        </w:r>
      </w:hyperlink>
      <w:hyperlink r:id="rId628">
        <w:r w:rsidRPr="00B670C0">
          <w:rPr>
            <w:i/>
            <w:color w:val="000000"/>
            <w:sz w:val="21"/>
            <w:szCs w:val="21"/>
          </w:rPr>
          <w:t>et al.</w:t>
        </w:r>
      </w:hyperlink>
      <w:hyperlink r:id="rId629">
        <w:r w:rsidRPr="00B670C0">
          <w:rPr>
            <w:color w:val="000000"/>
            <w:sz w:val="21"/>
            <w:szCs w:val="21"/>
          </w:rPr>
          <w:t xml:space="preserve">, 2018; E. E. Armstrong </w:t>
        </w:r>
      </w:hyperlink>
      <w:hyperlink r:id="rId630">
        <w:r w:rsidRPr="00B670C0">
          <w:rPr>
            <w:i/>
            <w:color w:val="000000"/>
            <w:sz w:val="21"/>
            <w:szCs w:val="21"/>
          </w:rPr>
          <w:t>et al.</w:t>
        </w:r>
      </w:hyperlink>
      <w:hyperlink r:id="rId631">
        <w:r w:rsidRPr="00B670C0">
          <w:rPr>
            <w:color w:val="000000"/>
            <w:sz w:val="21"/>
            <w:szCs w:val="21"/>
          </w:rPr>
          <w:t>, 2020)</w:t>
        </w:r>
      </w:hyperlink>
      <w:r w:rsidRPr="00B670C0">
        <w:rPr>
          <w:sz w:val="21"/>
          <w:szCs w:val="21"/>
        </w:rPr>
        <w:t xml:space="preserve"> (Figure 7). Gene trees were split if there was a duplication event prior to the most recent common ancestor of the species. In total, 19,224 split gene trees were generated. The third step of GSTF was then run, which merged the multiple sequence alignment, gene tree and gene feature information into a database.</w:t>
      </w:r>
    </w:p>
    <w:p w14:paraId="1A426945" w14:textId="77777777" w:rsidR="00831481" w:rsidRPr="00B670C0" w:rsidRDefault="00831481" w:rsidP="00B670C0">
      <w:pPr>
        <w:spacing w:line="240" w:lineRule="auto"/>
        <w:rPr>
          <w:sz w:val="21"/>
          <w:szCs w:val="21"/>
        </w:rPr>
      </w:pPr>
    </w:p>
    <w:p w14:paraId="00CD4DF8" w14:textId="77777777" w:rsidR="00831481" w:rsidRPr="00B670C0" w:rsidRDefault="00831481" w:rsidP="00B670C0">
      <w:pPr>
        <w:spacing w:line="240" w:lineRule="auto"/>
        <w:rPr>
          <w:sz w:val="21"/>
          <w:szCs w:val="21"/>
        </w:rPr>
      </w:pPr>
    </w:p>
    <w:p w14:paraId="5F34C4A9"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3CC80A60" wp14:editId="6142E7B4">
            <wp:extent cx="5943600" cy="1968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2"/>
                    <a:srcRect/>
                    <a:stretch>
                      <a:fillRect/>
                    </a:stretch>
                  </pic:blipFill>
                  <pic:spPr>
                    <a:xfrm>
                      <a:off x="0" y="0"/>
                      <a:ext cx="5943600" cy="1968500"/>
                    </a:xfrm>
                    <a:prstGeom prst="rect">
                      <a:avLst/>
                    </a:prstGeom>
                    <a:ln/>
                  </pic:spPr>
                </pic:pic>
              </a:graphicData>
            </a:graphic>
          </wp:inline>
        </w:drawing>
      </w:r>
    </w:p>
    <w:p w14:paraId="06696FA0" w14:textId="77777777" w:rsidR="00831481" w:rsidRPr="00B670C0" w:rsidRDefault="00831481" w:rsidP="00B670C0">
      <w:pPr>
        <w:spacing w:line="240" w:lineRule="auto"/>
        <w:rPr>
          <w:sz w:val="21"/>
          <w:szCs w:val="21"/>
        </w:rPr>
      </w:pPr>
    </w:p>
    <w:p w14:paraId="15EBFF1B" w14:textId="77777777" w:rsidR="00831481" w:rsidRPr="00B670C0" w:rsidRDefault="0035605E" w:rsidP="00B670C0">
      <w:pPr>
        <w:spacing w:line="240" w:lineRule="auto"/>
        <w:rPr>
          <w:sz w:val="18"/>
          <w:szCs w:val="18"/>
        </w:rPr>
      </w:pPr>
      <w:r w:rsidRPr="00B670C0">
        <w:rPr>
          <w:b/>
          <w:sz w:val="18"/>
          <w:szCs w:val="18"/>
        </w:rPr>
        <w:t>Figure 7.</w:t>
      </w:r>
      <w:r w:rsidRPr="00B670C0">
        <w:rPr>
          <w:sz w:val="18"/>
          <w:szCs w:val="18"/>
        </w:rPr>
        <w:t xml:space="preserve"> Species tree generated using the Zoonomia tree </w:t>
      </w:r>
      <w:hyperlink r:id="rId633">
        <w:r w:rsidRPr="00B670C0">
          <w:rPr>
            <w:color w:val="000000"/>
            <w:sz w:val="18"/>
            <w:szCs w:val="18"/>
          </w:rPr>
          <w:t>(Zoonomia Consortium, 2020)</w:t>
        </w:r>
      </w:hyperlink>
      <w:r w:rsidRPr="00B670C0">
        <w:rPr>
          <w:sz w:val="18"/>
          <w:szCs w:val="18"/>
        </w:rPr>
        <w:t xml:space="preserve"> and literature </w:t>
      </w:r>
      <w:hyperlink r:id="rId634">
        <w:r w:rsidRPr="00B670C0">
          <w:rPr>
            <w:color w:val="000000"/>
            <w:sz w:val="18"/>
            <w:szCs w:val="18"/>
          </w:rPr>
          <w:t xml:space="preserve">(Piras </w:t>
        </w:r>
      </w:hyperlink>
      <w:hyperlink r:id="rId635">
        <w:r w:rsidRPr="00B670C0">
          <w:rPr>
            <w:i/>
            <w:color w:val="000000"/>
            <w:sz w:val="18"/>
            <w:szCs w:val="18"/>
          </w:rPr>
          <w:t>et al.</w:t>
        </w:r>
      </w:hyperlink>
      <w:hyperlink r:id="rId636">
        <w:r w:rsidRPr="00B670C0">
          <w:rPr>
            <w:color w:val="000000"/>
            <w:sz w:val="18"/>
            <w:szCs w:val="18"/>
          </w:rPr>
          <w:t xml:space="preserve">, 2018; E. E. Armstrong </w:t>
        </w:r>
      </w:hyperlink>
      <w:hyperlink r:id="rId637">
        <w:r w:rsidRPr="00B670C0">
          <w:rPr>
            <w:i/>
            <w:color w:val="000000"/>
            <w:sz w:val="18"/>
            <w:szCs w:val="18"/>
          </w:rPr>
          <w:t>et al.</w:t>
        </w:r>
      </w:hyperlink>
      <w:hyperlink r:id="rId638">
        <w:r w:rsidRPr="00B670C0">
          <w:rPr>
            <w:color w:val="000000"/>
            <w:sz w:val="18"/>
            <w:szCs w:val="18"/>
          </w:rPr>
          <w:t>, 2020)</w:t>
        </w:r>
      </w:hyperlink>
      <w:r w:rsidRPr="00B670C0">
        <w:rPr>
          <w:sz w:val="18"/>
          <w:szCs w:val="18"/>
        </w:rPr>
        <w:t>.</w:t>
      </w:r>
    </w:p>
    <w:p w14:paraId="19A66835" w14:textId="77777777" w:rsidR="00831481" w:rsidRPr="00B670C0" w:rsidRDefault="00831481" w:rsidP="00B670C0">
      <w:pPr>
        <w:spacing w:line="240" w:lineRule="auto"/>
        <w:rPr>
          <w:sz w:val="21"/>
          <w:szCs w:val="21"/>
        </w:rPr>
      </w:pPr>
    </w:p>
    <w:p w14:paraId="1FF871FA" w14:textId="77777777" w:rsidR="00831481" w:rsidRPr="00B670C0" w:rsidRDefault="0035605E" w:rsidP="00B670C0">
      <w:pPr>
        <w:spacing w:line="240" w:lineRule="auto"/>
        <w:rPr>
          <w:sz w:val="21"/>
          <w:szCs w:val="21"/>
          <w:highlight w:val="white"/>
        </w:rPr>
      </w:pPr>
      <w:r w:rsidRPr="00B670C0">
        <w:rPr>
          <w:sz w:val="21"/>
          <w:szCs w:val="21"/>
          <w:highlight w:val="white"/>
        </w:rPr>
        <w:t xml:space="preserve">Upon analysing the results of the first run, issues were identified with the tree-splitting algorithm. These were identified by investigating the gene trees for highly conserved gene families such as </w:t>
      </w:r>
      <w:r w:rsidRPr="00B670C0">
        <w:rPr>
          <w:i/>
          <w:sz w:val="21"/>
          <w:szCs w:val="21"/>
          <w:highlight w:val="white"/>
        </w:rPr>
        <w:t>HOX</w:t>
      </w:r>
      <w:r w:rsidRPr="00B670C0">
        <w:rPr>
          <w:sz w:val="21"/>
          <w:szCs w:val="21"/>
          <w:highlight w:val="white"/>
        </w:rPr>
        <w:t xml:space="preserve"> genes; in initial runs of GSTF, these families were over-split and the gene trees did not look as expected. This algorithm was amended multiple times by Anil Thanki, using my data set to test and </w:t>
      </w:r>
      <w:r w:rsidRPr="00B670C0">
        <w:rPr>
          <w:sz w:val="21"/>
          <w:szCs w:val="21"/>
          <w:highlight w:val="white"/>
        </w:rPr>
        <w:lastRenderedPageBreak/>
        <w:t xml:space="preserve">refine each iteration, resulting in an accurate tree-splitting algorithm which splits large gene trees into smaller trees based on the number of in- and out-group species in each clade.  </w:t>
      </w:r>
    </w:p>
    <w:p w14:paraId="19394A8E" w14:textId="77777777" w:rsidR="00831481" w:rsidRPr="00B670C0" w:rsidRDefault="00831481" w:rsidP="00B670C0">
      <w:pPr>
        <w:spacing w:line="240" w:lineRule="auto"/>
        <w:rPr>
          <w:sz w:val="21"/>
          <w:szCs w:val="21"/>
          <w:shd w:val="clear" w:color="auto" w:fill="F1C232"/>
        </w:rPr>
      </w:pPr>
    </w:p>
    <w:p w14:paraId="45EDEF0B" w14:textId="77777777" w:rsidR="00831481" w:rsidRPr="00B670C0" w:rsidRDefault="0035605E" w:rsidP="00B670C0">
      <w:pPr>
        <w:spacing w:line="240" w:lineRule="auto"/>
        <w:rPr>
          <w:sz w:val="21"/>
          <w:szCs w:val="21"/>
        </w:rPr>
      </w:pPr>
      <w:r w:rsidRPr="00B670C0">
        <w:rPr>
          <w:sz w:val="21"/>
          <w:szCs w:val="21"/>
          <w:highlight w:val="white"/>
        </w:rPr>
        <w:t xml:space="preserve">Other minor issues were encountered during the process. For example, three species were missing a </w:t>
      </w:r>
      <w:r w:rsidRPr="00B670C0">
        <w:rPr>
          <w:i/>
          <w:sz w:val="21"/>
          <w:szCs w:val="21"/>
          <w:highlight w:val="white"/>
        </w:rPr>
        <w:t>HOXB7</w:t>
      </w:r>
      <w:r w:rsidRPr="00B670C0">
        <w:rPr>
          <w:sz w:val="21"/>
          <w:szCs w:val="21"/>
          <w:highlight w:val="white"/>
        </w:rPr>
        <w:t xml:space="preserve"> gene in the penultimate run of the tool. However, on further investigation, it was identified that the genes for two of these species had been erroneously filtered out as duplicates, whilst the third (</w:t>
      </w:r>
      <w:r w:rsidRPr="00B670C0">
        <w:rPr>
          <w:i/>
          <w:sz w:val="21"/>
          <w:szCs w:val="21"/>
          <w:highlight w:val="white"/>
        </w:rPr>
        <w:t>P. tigris</w:t>
      </w:r>
      <w:r w:rsidRPr="00B670C0">
        <w:rPr>
          <w:sz w:val="21"/>
          <w:szCs w:val="21"/>
          <w:highlight w:val="white"/>
        </w:rPr>
        <w:t xml:space="preserve">) had a PTC. The duplicate filtering issue was easily resolved, and the PTC is likely a sequencing error. It is noteworthy that the Ensembl annotation for the tiger </w:t>
      </w:r>
      <w:r w:rsidRPr="00B670C0">
        <w:rPr>
          <w:i/>
          <w:sz w:val="21"/>
          <w:szCs w:val="21"/>
          <w:highlight w:val="white"/>
        </w:rPr>
        <w:t>HOXB7</w:t>
      </w:r>
      <w:r w:rsidRPr="00B670C0">
        <w:rPr>
          <w:sz w:val="21"/>
          <w:szCs w:val="21"/>
          <w:highlight w:val="white"/>
        </w:rPr>
        <w:t xml:space="preserve"> gene annotates the PTC as a three-nucleotide intron. Further investigation into Ensembl vs. Zoonomia annotations will be undertaken.</w:t>
      </w:r>
    </w:p>
    <w:p w14:paraId="53F86172" w14:textId="77777777" w:rsidR="00831481" w:rsidRPr="00B670C0" w:rsidRDefault="00831481" w:rsidP="00B670C0">
      <w:pPr>
        <w:spacing w:line="240" w:lineRule="auto"/>
        <w:rPr>
          <w:sz w:val="21"/>
          <w:szCs w:val="21"/>
        </w:rPr>
      </w:pPr>
    </w:p>
    <w:p w14:paraId="7ABF3431" w14:textId="77777777" w:rsidR="00831481" w:rsidRPr="00B670C0" w:rsidRDefault="0035605E" w:rsidP="00B670C0">
      <w:pPr>
        <w:spacing w:line="240" w:lineRule="auto"/>
        <w:rPr>
          <w:sz w:val="21"/>
          <w:szCs w:val="21"/>
          <w:u w:val="single"/>
        </w:rPr>
      </w:pPr>
      <w:r w:rsidRPr="00B670C0">
        <w:rPr>
          <w:sz w:val="21"/>
          <w:szCs w:val="21"/>
          <w:u w:val="single"/>
        </w:rPr>
        <w:t>Results</w:t>
      </w:r>
    </w:p>
    <w:p w14:paraId="14423D94" w14:textId="77777777" w:rsidR="00831481" w:rsidRPr="00B670C0" w:rsidRDefault="0035605E" w:rsidP="00B670C0">
      <w:pPr>
        <w:spacing w:line="240" w:lineRule="auto"/>
        <w:rPr>
          <w:sz w:val="21"/>
          <w:szCs w:val="21"/>
        </w:rPr>
      </w:pPr>
      <w:r w:rsidRPr="00B670C0">
        <w:rPr>
          <w:sz w:val="21"/>
          <w:szCs w:val="21"/>
        </w:rPr>
        <w:t xml:space="preserve">The first step in analysing the results of GSTF was to identify 1:1 orthologs. 6,671 orthologs were identified across all twelve species. 9,010 1:1 orthologs present specifically in cats (may or may not be present in outgroups) were identified, whilst 10,558 1:1 orthogroups present specifically in the outgroups were identified. </w:t>
      </w:r>
    </w:p>
    <w:p w14:paraId="4C412152" w14:textId="77777777" w:rsidR="00831481" w:rsidRPr="00B670C0" w:rsidRDefault="00831481" w:rsidP="00B670C0">
      <w:pPr>
        <w:spacing w:line="240" w:lineRule="auto"/>
        <w:rPr>
          <w:sz w:val="21"/>
          <w:szCs w:val="21"/>
        </w:rPr>
      </w:pPr>
    </w:p>
    <w:p w14:paraId="79A8165C" w14:textId="59C1F0AF" w:rsidR="00831481" w:rsidRDefault="0035605E" w:rsidP="00B670C0">
      <w:pPr>
        <w:spacing w:line="240" w:lineRule="auto"/>
        <w:rPr>
          <w:sz w:val="21"/>
          <w:szCs w:val="21"/>
        </w:rPr>
      </w:pPr>
      <w:r w:rsidRPr="00B670C0">
        <w:rPr>
          <w:sz w:val="21"/>
          <w:szCs w:val="21"/>
        </w:rPr>
        <w:t xml:space="preserve">As a preliminary investigation to confirm the results appeared accurate, the </w:t>
      </w:r>
      <w:r w:rsidRPr="00B670C0">
        <w:rPr>
          <w:i/>
          <w:sz w:val="21"/>
          <w:szCs w:val="21"/>
        </w:rPr>
        <w:t>HOX</w:t>
      </w:r>
      <w:r w:rsidRPr="00B670C0">
        <w:rPr>
          <w:sz w:val="21"/>
          <w:szCs w:val="21"/>
        </w:rPr>
        <w:t xml:space="preserve"> genes were investigated. Of the 39 </w:t>
      </w:r>
      <w:r w:rsidRPr="00B670C0">
        <w:rPr>
          <w:i/>
          <w:sz w:val="21"/>
          <w:szCs w:val="21"/>
        </w:rPr>
        <w:t>HOX</w:t>
      </w:r>
      <w:r w:rsidRPr="00B670C0">
        <w:rPr>
          <w:sz w:val="21"/>
          <w:szCs w:val="21"/>
        </w:rPr>
        <w:t xml:space="preserve"> genes identified by GSTF, 26 had at least one species missing. The cheetah, puma and tiger were missing from more than ten of these genes, suggesting that the genome annotations for these species are of poorer quality. Therefore, the decision was made to focus on the remaining five felid species for further analyses, and to include the cheetah, puma and tiger once particular genes of interest had been identified.</w:t>
      </w:r>
    </w:p>
    <w:p w14:paraId="003B5241" w14:textId="7ECF3192" w:rsidR="00ED01F6" w:rsidRDefault="00ED01F6" w:rsidP="00B670C0">
      <w:pPr>
        <w:spacing w:line="240" w:lineRule="auto"/>
        <w:rPr>
          <w:sz w:val="21"/>
          <w:szCs w:val="21"/>
        </w:rPr>
      </w:pPr>
    </w:p>
    <w:p w14:paraId="6DADA373" w14:textId="733AE245" w:rsidR="00ED01F6" w:rsidRPr="00B670C0" w:rsidRDefault="00ED01F6" w:rsidP="00B670C0">
      <w:pPr>
        <w:spacing w:line="240" w:lineRule="auto"/>
        <w:rPr>
          <w:sz w:val="21"/>
          <w:szCs w:val="21"/>
          <w:shd w:val="clear" w:color="auto" w:fill="F1C232"/>
        </w:rPr>
      </w:pPr>
      <w:r>
        <w:rPr>
          <w:sz w:val="21"/>
          <w:szCs w:val="21"/>
        </w:rPr>
        <w:t>The gene</w:t>
      </w:r>
      <w:r w:rsidR="009A5E4C">
        <w:rPr>
          <w:sz w:val="21"/>
          <w:szCs w:val="21"/>
        </w:rPr>
        <w:t>s with the greatest number of copies across the species</w:t>
      </w:r>
      <w:r>
        <w:rPr>
          <w:sz w:val="21"/>
          <w:szCs w:val="21"/>
        </w:rPr>
        <w:t xml:space="preserve"> were identified. Many of these contained </w:t>
      </w:r>
      <w:r w:rsidR="009A5E4C">
        <w:rPr>
          <w:sz w:val="21"/>
          <w:szCs w:val="21"/>
        </w:rPr>
        <w:t>multiple</w:t>
      </w:r>
      <w:r>
        <w:rPr>
          <w:sz w:val="21"/>
          <w:szCs w:val="21"/>
        </w:rPr>
        <w:t xml:space="preserve"> copies of the gene from the lion but no copies</w:t>
      </w:r>
      <w:r w:rsidR="009A5E4C">
        <w:rPr>
          <w:sz w:val="21"/>
          <w:szCs w:val="21"/>
        </w:rPr>
        <w:t xml:space="preserve"> in any other species</w:t>
      </w:r>
      <w:r>
        <w:rPr>
          <w:sz w:val="21"/>
          <w:szCs w:val="21"/>
        </w:rPr>
        <w:t xml:space="preserve">. When the transcript IDs were </w:t>
      </w:r>
      <w:r w:rsidR="009A5E4C">
        <w:rPr>
          <w:sz w:val="21"/>
          <w:szCs w:val="21"/>
        </w:rPr>
        <w:t>searched</w:t>
      </w:r>
      <w:r>
        <w:rPr>
          <w:sz w:val="21"/>
          <w:szCs w:val="21"/>
        </w:rPr>
        <w:t xml:space="preserve"> on Ensembl, they were listed as protein coding “novel lion transcripts”, but the transcripts appear to be transposable elements rather than protein coding genes</w:t>
      </w:r>
      <w:r w:rsidR="009A5E4C">
        <w:rPr>
          <w:sz w:val="21"/>
          <w:szCs w:val="21"/>
        </w:rPr>
        <w:t>, suggesting erroneous annotation</w:t>
      </w:r>
      <w:r>
        <w:rPr>
          <w:sz w:val="21"/>
          <w:szCs w:val="21"/>
        </w:rPr>
        <w:t>. Therefore, the lion was also removed from initial analyses.</w:t>
      </w:r>
    </w:p>
    <w:p w14:paraId="406EC3E1" w14:textId="77777777" w:rsidR="00831481" w:rsidRPr="00B670C0" w:rsidRDefault="00831481" w:rsidP="00B670C0">
      <w:pPr>
        <w:spacing w:line="240" w:lineRule="auto"/>
        <w:rPr>
          <w:sz w:val="21"/>
          <w:szCs w:val="21"/>
        </w:rPr>
      </w:pPr>
    </w:p>
    <w:p w14:paraId="745D5D56" w14:textId="4FE9E5F8" w:rsidR="00831481" w:rsidRPr="00B670C0" w:rsidRDefault="0035605E" w:rsidP="00B670C0">
      <w:pPr>
        <w:spacing w:line="240" w:lineRule="auto"/>
        <w:rPr>
          <w:sz w:val="21"/>
          <w:szCs w:val="21"/>
        </w:rPr>
      </w:pPr>
      <w:r w:rsidRPr="00B670C0">
        <w:rPr>
          <w:sz w:val="21"/>
          <w:szCs w:val="21"/>
        </w:rPr>
        <w:t xml:space="preserve">In addition to missing genes, some </w:t>
      </w:r>
      <w:r w:rsidRPr="00B670C0">
        <w:rPr>
          <w:i/>
          <w:sz w:val="21"/>
          <w:szCs w:val="21"/>
        </w:rPr>
        <w:t>HOX</w:t>
      </w:r>
      <w:r w:rsidRPr="00B670C0">
        <w:rPr>
          <w:sz w:val="21"/>
          <w:szCs w:val="21"/>
        </w:rPr>
        <w:t xml:space="preserve"> genes had been split into more than one tree by GSTF. By aligning the sequences of the genes together alongside Ensembl annotations of the genes where available, it was identified that exons present in Ensembl annotations were missing from the Zoonomia annotations, resulting in low sequence identity matches. This suggests that the Zoonomia annotations are not the best quality, </w:t>
      </w:r>
      <w:del w:id="77" w:author="Wilfried Haerty (EI)" w:date="2022-05-02T18:06:00Z">
        <w:r w:rsidRPr="00B670C0" w:rsidDel="006E73B7">
          <w:rPr>
            <w:sz w:val="21"/>
            <w:szCs w:val="21"/>
          </w:rPr>
          <w:delText>so investigation</w:delText>
        </w:r>
        <w:commentRangeStart w:id="78"/>
        <w:commentRangeStart w:id="79"/>
        <w:r w:rsidRPr="00B670C0" w:rsidDel="006E73B7">
          <w:rPr>
            <w:sz w:val="21"/>
            <w:szCs w:val="21"/>
          </w:rPr>
          <w:delText xml:space="preserve"> </w:delText>
        </w:r>
        <w:r w:rsidRPr="00B670C0" w:rsidDel="006E73B7">
          <w:rPr>
            <w:sz w:val="21"/>
            <w:szCs w:val="21"/>
            <w:shd w:val="clear" w:color="auto" w:fill="F1C232"/>
          </w:rPr>
          <w:delText>***is being undertaken*** [check?]</w:delText>
        </w:r>
      </w:del>
      <w:ins w:id="80" w:author="Wilfried Haerty (EI)" w:date="2022-05-02T18:06:00Z">
        <w:r w:rsidR="006E73B7">
          <w:rPr>
            <w:sz w:val="21"/>
            <w:szCs w:val="21"/>
          </w:rPr>
          <w:t>curation of the annotation</w:t>
        </w:r>
      </w:ins>
      <w:ins w:id="81" w:author="Wilfried Haerty (EI)" w:date="2022-05-02T18:07:00Z">
        <w:r w:rsidR="006E73B7">
          <w:rPr>
            <w:sz w:val="21"/>
            <w:szCs w:val="21"/>
          </w:rPr>
          <w:t>s</w:t>
        </w:r>
      </w:ins>
      <w:ins w:id="82" w:author="Wilfried Haerty (EI)" w:date="2022-05-02T18:06:00Z">
        <w:r w:rsidR="006E73B7">
          <w:rPr>
            <w:sz w:val="21"/>
            <w:szCs w:val="21"/>
          </w:rPr>
          <w:t xml:space="preserve"> is </w:t>
        </w:r>
      </w:ins>
      <w:ins w:id="83" w:author="Wilfried Haerty (EI)" w:date="2022-05-02T18:07:00Z">
        <w:r w:rsidR="006E73B7">
          <w:rPr>
            <w:sz w:val="21"/>
            <w:szCs w:val="21"/>
          </w:rPr>
          <w:t>currently ongoing</w:t>
        </w:r>
      </w:ins>
      <w:r w:rsidRPr="00B670C0">
        <w:rPr>
          <w:sz w:val="21"/>
          <w:szCs w:val="21"/>
          <w:shd w:val="clear" w:color="auto" w:fill="F1C232"/>
        </w:rPr>
        <w:t xml:space="preserve"> </w:t>
      </w:r>
      <w:commentRangeEnd w:id="78"/>
      <w:r w:rsidRPr="00B670C0">
        <w:rPr>
          <w:sz w:val="21"/>
          <w:szCs w:val="21"/>
        </w:rPr>
        <w:commentReference w:id="78"/>
      </w:r>
      <w:commentRangeEnd w:id="79"/>
      <w:r w:rsidR="006E73B7">
        <w:rPr>
          <w:rStyle w:val="CommentReference"/>
        </w:rPr>
        <w:commentReference w:id="79"/>
      </w:r>
      <w:r w:rsidRPr="00B670C0">
        <w:rPr>
          <w:sz w:val="21"/>
          <w:szCs w:val="21"/>
        </w:rPr>
        <w:t>to solve this issue.</w:t>
      </w:r>
    </w:p>
    <w:p w14:paraId="3CD29AD6" w14:textId="77777777" w:rsidR="00831481" w:rsidRPr="00B670C0" w:rsidRDefault="00831481" w:rsidP="00B670C0">
      <w:pPr>
        <w:spacing w:line="240" w:lineRule="auto"/>
        <w:rPr>
          <w:sz w:val="21"/>
          <w:szCs w:val="21"/>
        </w:rPr>
      </w:pPr>
    </w:p>
    <w:p w14:paraId="768AE179" w14:textId="77777777" w:rsidR="00831481" w:rsidRPr="00B670C0" w:rsidRDefault="0035605E" w:rsidP="00B670C0">
      <w:pPr>
        <w:spacing w:line="240" w:lineRule="auto"/>
        <w:rPr>
          <w:sz w:val="21"/>
          <w:szCs w:val="21"/>
          <w:u w:val="single"/>
        </w:rPr>
      </w:pPr>
      <w:r w:rsidRPr="00B670C0">
        <w:rPr>
          <w:sz w:val="21"/>
          <w:szCs w:val="21"/>
          <w:u w:val="single"/>
        </w:rPr>
        <w:t>Future work</w:t>
      </w:r>
    </w:p>
    <w:p w14:paraId="0FEC0A54" w14:textId="2826F4FC" w:rsidR="00831481" w:rsidRPr="00B670C0" w:rsidRDefault="0035605E" w:rsidP="00B670C0">
      <w:pPr>
        <w:spacing w:line="240" w:lineRule="auto"/>
        <w:rPr>
          <w:sz w:val="21"/>
          <w:szCs w:val="21"/>
          <w:shd w:val="clear" w:color="auto" w:fill="F1C232"/>
        </w:rPr>
      </w:pPr>
      <w:r w:rsidRPr="00B670C0">
        <w:rPr>
          <w:sz w:val="21"/>
          <w:szCs w:val="21"/>
        </w:rPr>
        <w:t xml:space="preserve">I will investigate gene family dynamics by identifying gene families with expansions or contractions in specific lineages. Felidae-specific expansions and contractions will be identified first. I will then focus my search on the </w:t>
      </w:r>
      <w:r w:rsidRPr="00B670C0">
        <w:rPr>
          <w:i/>
          <w:sz w:val="21"/>
          <w:szCs w:val="21"/>
        </w:rPr>
        <w:t>Panthera</w:t>
      </w:r>
      <w:r w:rsidRPr="00B670C0">
        <w:rPr>
          <w:sz w:val="21"/>
          <w:szCs w:val="21"/>
        </w:rPr>
        <w:t xml:space="preserve"> and </w:t>
      </w:r>
      <w:r w:rsidRPr="00B670C0">
        <w:rPr>
          <w:i/>
          <w:sz w:val="21"/>
          <w:szCs w:val="21"/>
        </w:rPr>
        <w:t>Felis</w:t>
      </w:r>
      <w:r w:rsidRPr="00B670C0">
        <w:rPr>
          <w:sz w:val="21"/>
          <w:szCs w:val="21"/>
        </w:rPr>
        <w:t xml:space="preserve"> genera to identify lineage-specific expansions and contractions and broaden the search to investigate </w:t>
      </w:r>
      <w:r w:rsidRPr="00B670C0">
        <w:rPr>
          <w:i/>
          <w:sz w:val="21"/>
          <w:szCs w:val="21"/>
        </w:rPr>
        <w:t>Carnivora</w:t>
      </w:r>
      <w:r w:rsidRPr="00B670C0">
        <w:rPr>
          <w:sz w:val="21"/>
          <w:szCs w:val="21"/>
        </w:rPr>
        <w:t xml:space="preserve">-specific changes. I will also investigate species-specific expansions and contractions. Sequence evolution will subsequently be investigated. I will determine whether expansions or contractions may be linked to demographic events such as bottlenecks or domestication, which have been identified from the literature. Functional analysis will determine the implication of expansions and contractions on the species. </w:t>
      </w:r>
    </w:p>
    <w:p w14:paraId="7132BB4F" w14:textId="01D2902D" w:rsidR="00831481" w:rsidRPr="00B670C0" w:rsidRDefault="0035605E" w:rsidP="00B670C0">
      <w:pPr>
        <w:pStyle w:val="Heading2"/>
        <w:spacing w:line="240" w:lineRule="auto"/>
        <w:rPr>
          <w:sz w:val="21"/>
          <w:szCs w:val="28"/>
        </w:rPr>
      </w:pPr>
      <w:bookmarkStart w:id="84" w:name="_Toc101790712"/>
      <w:r w:rsidRPr="00B670C0">
        <w:rPr>
          <w:sz w:val="21"/>
          <w:szCs w:val="28"/>
        </w:rPr>
        <w:lastRenderedPageBreak/>
        <w:t>8.3. Research plan</w:t>
      </w:r>
      <w:bookmarkEnd w:id="84"/>
    </w:p>
    <w:p w14:paraId="4248BB90" w14:textId="77777777" w:rsidR="00831481" w:rsidRPr="00B670C0" w:rsidRDefault="0035605E" w:rsidP="00B670C0">
      <w:pPr>
        <w:spacing w:line="240" w:lineRule="auto"/>
        <w:rPr>
          <w:b/>
        </w:rPr>
      </w:pPr>
      <w:r w:rsidRPr="00B670C0">
        <w:rPr>
          <w:b/>
          <w:noProof/>
        </w:rPr>
        <w:drawing>
          <wp:inline distT="114300" distB="114300" distL="114300" distR="114300" wp14:anchorId="5EBFD4A2" wp14:editId="004D2871">
            <wp:extent cx="5943600" cy="3987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9"/>
                    <a:srcRect/>
                    <a:stretch>
                      <a:fillRect/>
                    </a:stretch>
                  </pic:blipFill>
                  <pic:spPr>
                    <a:xfrm>
                      <a:off x="0" y="0"/>
                      <a:ext cx="5943600" cy="3987800"/>
                    </a:xfrm>
                    <a:prstGeom prst="rect">
                      <a:avLst/>
                    </a:prstGeom>
                    <a:ln/>
                  </pic:spPr>
                </pic:pic>
              </a:graphicData>
            </a:graphic>
          </wp:inline>
        </w:drawing>
      </w:r>
    </w:p>
    <w:p w14:paraId="537A4534" w14:textId="7DD8D0E3" w:rsidR="00831481" w:rsidRPr="00B670C0" w:rsidRDefault="0035605E" w:rsidP="00B670C0">
      <w:pPr>
        <w:spacing w:line="240" w:lineRule="auto"/>
        <w:rPr>
          <w:b/>
          <w:sz w:val="21"/>
          <w:szCs w:val="21"/>
          <w:highlight w:val="white"/>
        </w:rPr>
      </w:pPr>
      <w:r w:rsidRPr="00B670C0">
        <w:rPr>
          <w:b/>
          <w:sz w:val="18"/>
          <w:szCs w:val="18"/>
          <w:highlight w:val="white"/>
        </w:rPr>
        <w:t>Figure 8.</w:t>
      </w:r>
      <w:r w:rsidRPr="00B670C0">
        <w:rPr>
          <w:sz w:val="18"/>
          <w:szCs w:val="18"/>
          <w:highlight w:val="white"/>
        </w:rPr>
        <w:t xml:space="preserve"> Research plan. Diagonal striped boxes show training and conferences that are not yet confirmed. Holidays are shown in vertical stripes as they do not take up the full time.</w:t>
      </w:r>
    </w:p>
    <w:p w14:paraId="14BDBF06" w14:textId="77777777" w:rsidR="00831481" w:rsidRPr="00B670C0" w:rsidRDefault="0035605E" w:rsidP="00B670C0">
      <w:pPr>
        <w:pStyle w:val="Heading2"/>
        <w:spacing w:line="240" w:lineRule="auto"/>
        <w:rPr>
          <w:sz w:val="21"/>
          <w:szCs w:val="28"/>
        </w:rPr>
      </w:pPr>
      <w:bookmarkStart w:id="85" w:name="_Toc101790713"/>
      <w:r w:rsidRPr="00B670C0">
        <w:rPr>
          <w:sz w:val="21"/>
          <w:szCs w:val="28"/>
        </w:rPr>
        <w:t>8.4. Training and conferences</w:t>
      </w:r>
      <w:bookmarkEnd w:id="85"/>
    </w:p>
    <w:p w14:paraId="4E560892" w14:textId="77777777" w:rsidR="00831481" w:rsidRPr="00B670C0" w:rsidRDefault="00831481" w:rsidP="00B670C0">
      <w:pPr>
        <w:spacing w:line="240" w:lineRule="auto"/>
        <w:rPr>
          <w:sz w:val="21"/>
          <w:szCs w:val="21"/>
        </w:rPr>
      </w:pPr>
    </w:p>
    <w:p w14:paraId="55939624" w14:textId="77777777" w:rsidR="00831481" w:rsidRPr="00B670C0" w:rsidRDefault="0035605E" w:rsidP="00B670C0">
      <w:pPr>
        <w:spacing w:line="240" w:lineRule="auto"/>
        <w:rPr>
          <w:sz w:val="21"/>
          <w:szCs w:val="21"/>
        </w:rPr>
      </w:pPr>
      <w:r w:rsidRPr="00B670C0">
        <w:rPr>
          <w:sz w:val="21"/>
          <w:szCs w:val="21"/>
        </w:rPr>
        <w:t>I have completed a range of mandatory and non-mandatory training since beginning my PhD. Mandatory training is listed in Table 2. I have attended non-mandatory training covering both technical and non-scientific topics (Table 3). To develop my personal skills, I have attended sessions on wellbeing, productivity and mental health. To develop my scientific skills, I have attended training on poster-making and figure-making using R, which will be useful throughout my PhD. To gain specific skills required for my project, I attended a course on machine learning using R. I have also registered for training courses in Python and machine learning, which will enable me to further develop the skills required for my project, as well as more broad sessions on networking and project planning. I believe the training I have already completed, as well as the training I plan to complete in the coming months, will give me the skills required for future work. As I progress, I will ensure I identify any further training needs. As well as training, I have also attended multiple virtual conferences (Table 4), which have broadened my understanding of fields related to my project.</w:t>
      </w:r>
    </w:p>
    <w:p w14:paraId="19F3B966" w14:textId="77777777" w:rsidR="00831481" w:rsidRPr="00B670C0" w:rsidRDefault="00831481" w:rsidP="00B670C0">
      <w:pPr>
        <w:spacing w:line="240" w:lineRule="auto"/>
        <w:rPr>
          <w:sz w:val="21"/>
          <w:szCs w:val="21"/>
        </w:rPr>
      </w:pPr>
    </w:p>
    <w:p w14:paraId="361C3B1F" w14:textId="77777777" w:rsidR="00831481" w:rsidRPr="00B670C0" w:rsidRDefault="0035605E" w:rsidP="00B670C0">
      <w:pPr>
        <w:spacing w:line="240" w:lineRule="auto"/>
        <w:rPr>
          <w:sz w:val="18"/>
          <w:szCs w:val="18"/>
        </w:rPr>
      </w:pPr>
      <w:r w:rsidRPr="00B670C0">
        <w:rPr>
          <w:b/>
          <w:sz w:val="18"/>
          <w:szCs w:val="18"/>
        </w:rPr>
        <w:t>Table 2.</w:t>
      </w:r>
      <w:r w:rsidRPr="00B670C0">
        <w:rPr>
          <w:sz w:val="18"/>
          <w:szCs w:val="18"/>
        </w:rPr>
        <w:t xml:space="preserve"> Descriptions provided where necessary</w:t>
      </w:r>
    </w:p>
    <w:tbl>
      <w:tblPr>
        <w:tblStyle w:val="a0"/>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1260"/>
        <w:gridCol w:w="4860"/>
      </w:tblGrid>
      <w:tr w:rsidR="00831481" w:rsidRPr="00B670C0" w14:paraId="6235CAA9" w14:textId="77777777" w:rsidTr="00D636CA">
        <w:trPr>
          <w:trHeight w:val="294"/>
        </w:trPr>
        <w:tc>
          <w:tcPr>
            <w:tcW w:w="9780" w:type="dxa"/>
            <w:gridSpan w:val="3"/>
            <w:shd w:val="clear" w:color="auto" w:fill="F9CB9C"/>
            <w:tcMar>
              <w:top w:w="100" w:type="dxa"/>
              <w:left w:w="100" w:type="dxa"/>
              <w:bottom w:w="100" w:type="dxa"/>
              <w:right w:w="100" w:type="dxa"/>
            </w:tcMar>
          </w:tcPr>
          <w:p w14:paraId="7414EF86" w14:textId="77777777" w:rsidR="00831481" w:rsidRPr="00B670C0" w:rsidRDefault="0035605E" w:rsidP="00B670C0">
            <w:pPr>
              <w:widowControl w:val="0"/>
              <w:spacing w:line="240" w:lineRule="auto"/>
              <w:rPr>
                <w:b/>
                <w:sz w:val="21"/>
                <w:szCs w:val="21"/>
              </w:rPr>
            </w:pPr>
            <w:r w:rsidRPr="00B670C0">
              <w:rPr>
                <w:b/>
                <w:sz w:val="21"/>
                <w:szCs w:val="21"/>
              </w:rPr>
              <w:t>Mandatory training</w:t>
            </w:r>
          </w:p>
        </w:tc>
      </w:tr>
      <w:tr w:rsidR="00831481" w:rsidRPr="00B670C0" w14:paraId="0626C281" w14:textId="77777777">
        <w:tc>
          <w:tcPr>
            <w:tcW w:w="3660" w:type="dxa"/>
            <w:shd w:val="clear" w:color="auto" w:fill="FCE5CD"/>
            <w:tcMar>
              <w:top w:w="100" w:type="dxa"/>
              <w:left w:w="100" w:type="dxa"/>
              <w:bottom w:w="100" w:type="dxa"/>
              <w:right w:w="100" w:type="dxa"/>
            </w:tcMar>
          </w:tcPr>
          <w:p w14:paraId="44AC8D49" w14:textId="77777777" w:rsidR="00831481" w:rsidRPr="00B670C0" w:rsidRDefault="0035605E" w:rsidP="00B670C0">
            <w:pPr>
              <w:widowControl w:val="0"/>
              <w:spacing w:line="240" w:lineRule="auto"/>
              <w:rPr>
                <w:b/>
                <w:sz w:val="18"/>
                <w:szCs w:val="18"/>
              </w:rPr>
            </w:pPr>
            <w:r w:rsidRPr="00B670C0">
              <w:rPr>
                <w:b/>
                <w:sz w:val="18"/>
                <w:szCs w:val="18"/>
              </w:rPr>
              <w:t>Training course</w:t>
            </w:r>
          </w:p>
        </w:tc>
        <w:tc>
          <w:tcPr>
            <w:tcW w:w="1260" w:type="dxa"/>
            <w:shd w:val="clear" w:color="auto" w:fill="FCE5CD"/>
            <w:tcMar>
              <w:top w:w="100" w:type="dxa"/>
              <w:left w:w="100" w:type="dxa"/>
              <w:bottom w:w="100" w:type="dxa"/>
              <w:right w:w="100" w:type="dxa"/>
            </w:tcMar>
          </w:tcPr>
          <w:p w14:paraId="2AB505D5" w14:textId="77777777" w:rsidR="00831481" w:rsidRPr="00B670C0" w:rsidRDefault="0035605E" w:rsidP="00B670C0">
            <w:pPr>
              <w:widowControl w:val="0"/>
              <w:spacing w:line="240" w:lineRule="auto"/>
              <w:rPr>
                <w:b/>
                <w:sz w:val="18"/>
                <w:szCs w:val="18"/>
              </w:rPr>
            </w:pPr>
            <w:r w:rsidRPr="00B670C0">
              <w:rPr>
                <w:b/>
                <w:sz w:val="18"/>
                <w:szCs w:val="18"/>
              </w:rPr>
              <w:t>Date</w:t>
            </w:r>
          </w:p>
        </w:tc>
        <w:tc>
          <w:tcPr>
            <w:tcW w:w="4860" w:type="dxa"/>
            <w:shd w:val="clear" w:color="auto" w:fill="FCE5CD"/>
            <w:tcMar>
              <w:top w:w="100" w:type="dxa"/>
              <w:left w:w="100" w:type="dxa"/>
              <w:bottom w:w="100" w:type="dxa"/>
              <w:right w:w="100" w:type="dxa"/>
            </w:tcMar>
          </w:tcPr>
          <w:p w14:paraId="7DAD8DD3" w14:textId="77777777" w:rsidR="00831481" w:rsidRPr="00B670C0" w:rsidRDefault="0035605E" w:rsidP="00B670C0">
            <w:pPr>
              <w:widowControl w:val="0"/>
              <w:spacing w:line="240" w:lineRule="auto"/>
              <w:rPr>
                <w:b/>
                <w:sz w:val="18"/>
                <w:szCs w:val="18"/>
              </w:rPr>
            </w:pPr>
            <w:r w:rsidRPr="00B670C0">
              <w:rPr>
                <w:b/>
                <w:sz w:val="18"/>
                <w:szCs w:val="18"/>
              </w:rPr>
              <w:t>Description</w:t>
            </w:r>
          </w:p>
        </w:tc>
      </w:tr>
      <w:tr w:rsidR="00831481" w:rsidRPr="00B670C0" w14:paraId="5D4C81BB" w14:textId="77777777">
        <w:tc>
          <w:tcPr>
            <w:tcW w:w="3660" w:type="dxa"/>
            <w:shd w:val="clear" w:color="auto" w:fill="auto"/>
            <w:tcMar>
              <w:top w:w="100" w:type="dxa"/>
              <w:left w:w="100" w:type="dxa"/>
              <w:bottom w:w="100" w:type="dxa"/>
              <w:right w:w="100" w:type="dxa"/>
            </w:tcMar>
          </w:tcPr>
          <w:p w14:paraId="1800833E" w14:textId="77777777" w:rsidR="00831481" w:rsidRPr="00B670C0" w:rsidRDefault="0035605E" w:rsidP="00B670C0">
            <w:pPr>
              <w:widowControl w:val="0"/>
              <w:spacing w:line="240" w:lineRule="auto"/>
              <w:rPr>
                <w:sz w:val="18"/>
                <w:szCs w:val="18"/>
              </w:rPr>
            </w:pPr>
            <w:r w:rsidRPr="00B670C0">
              <w:rPr>
                <w:sz w:val="18"/>
                <w:szCs w:val="18"/>
              </w:rPr>
              <w:t>Information Security Training</w:t>
            </w:r>
          </w:p>
        </w:tc>
        <w:tc>
          <w:tcPr>
            <w:tcW w:w="1260" w:type="dxa"/>
            <w:shd w:val="clear" w:color="auto" w:fill="auto"/>
            <w:tcMar>
              <w:top w:w="100" w:type="dxa"/>
              <w:left w:w="100" w:type="dxa"/>
              <w:bottom w:w="100" w:type="dxa"/>
              <w:right w:w="100" w:type="dxa"/>
            </w:tcMar>
          </w:tcPr>
          <w:p w14:paraId="66B793B9" w14:textId="77777777" w:rsidR="00831481" w:rsidRPr="00B670C0" w:rsidRDefault="0035605E" w:rsidP="00B670C0">
            <w:pPr>
              <w:widowControl w:val="0"/>
              <w:spacing w:line="240" w:lineRule="auto"/>
              <w:rPr>
                <w:sz w:val="18"/>
                <w:szCs w:val="18"/>
              </w:rPr>
            </w:pPr>
            <w:r w:rsidRPr="00B670C0">
              <w:rPr>
                <w:sz w:val="18"/>
                <w:szCs w:val="18"/>
              </w:rPr>
              <w:t>01/10/21</w:t>
            </w:r>
          </w:p>
        </w:tc>
        <w:tc>
          <w:tcPr>
            <w:tcW w:w="4860" w:type="dxa"/>
            <w:shd w:val="clear" w:color="auto" w:fill="auto"/>
            <w:tcMar>
              <w:top w:w="100" w:type="dxa"/>
              <w:left w:w="100" w:type="dxa"/>
              <w:bottom w:w="100" w:type="dxa"/>
              <w:right w:w="100" w:type="dxa"/>
            </w:tcMar>
          </w:tcPr>
          <w:p w14:paraId="2BAB14DF" w14:textId="77777777" w:rsidR="00831481" w:rsidRPr="00B670C0" w:rsidRDefault="0035605E" w:rsidP="00B670C0">
            <w:pPr>
              <w:widowControl w:val="0"/>
              <w:spacing w:line="240" w:lineRule="auto"/>
              <w:rPr>
                <w:sz w:val="18"/>
                <w:szCs w:val="18"/>
              </w:rPr>
            </w:pPr>
            <w:r w:rsidRPr="00B670C0">
              <w:rPr>
                <w:sz w:val="18"/>
                <w:szCs w:val="18"/>
              </w:rPr>
              <w:t xml:space="preserve">NBI </w:t>
            </w:r>
          </w:p>
        </w:tc>
      </w:tr>
      <w:tr w:rsidR="00831481" w:rsidRPr="00B670C0" w14:paraId="196FD29F" w14:textId="77777777">
        <w:tc>
          <w:tcPr>
            <w:tcW w:w="3660" w:type="dxa"/>
            <w:shd w:val="clear" w:color="auto" w:fill="auto"/>
            <w:tcMar>
              <w:top w:w="100" w:type="dxa"/>
              <w:left w:w="100" w:type="dxa"/>
              <w:bottom w:w="100" w:type="dxa"/>
              <w:right w:w="100" w:type="dxa"/>
            </w:tcMar>
          </w:tcPr>
          <w:p w14:paraId="5B19D127" w14:textId="77777777" w:rsidR="00831481" w:rsidRPr="00B670C0" w:rsidRDefault="0035605E" w:rsidP="00B670C0">
            <w:pPr>
              <w:widowControl w:val="0"/>
              <w:spacing w:line="240" w:lineRule="auto"/>
              <w:rPr>
                <w:sz w:val="18"/>
                <w:szCs w:val="18"/>
              </w:rPr>
            </w:pPr>
            <w:r w:rsidRPr="00B670C0">
              <w:rPr>
                <w:sz w:val="18"/>
                <w:szCs w:val="18"/>
              </w:rPr>
              <w:lastRenderedPageBreak/>
              <w:t>Fire Safety Awareness Training</w:t>
            </w:r>
          </w:p>
        </w:tc>
        <w:tc>
          <w:tcPr>
            <w:tcW w:w="1260" w:type="dxa"/>
            <w:shd w:val="clear" w:color="auto" w:fill="auto"/>
            <w:tcMar>
              <w:top w:w="100" w:type="dxa"/>
              <w:left w:w="100" w:type="dxa"/>
              <w:bottom w:w="100" w:type="dxa"/>
              <w:right w:w="100" w:type="dxa"/>
            </w:tcMar>
          </w:tcPr>
          <w:p w14:paraId="0879A66E" w14:textId="77777777" w:rsidR="00831481" w:rsidRPr="00B670C0" w:rsidRDefault="0035605E" w:rsidP="00B670C0">
            <w:pPr>
              <w:widowControl w:val="0"/>
              <w:spacing w:line="240" w:lineRule="auto"/>
              <w:rPr>
                <w:sz w:val="18"/>
                <w:szCs w:val="18"/>
              </w:rPr>
            </w:pPr>
            <w:r w:rsidRPr="00B670C0">
              <w:rPr>
                <w:sz w:val="18"/>
                <w:szCs w:val="18"/>
              </w:rPr>
              <w:t>04/10/21</w:t>
            </w:r>
          </w:p>
        </w:tc>
        <w:tc>
          <w:tcPr>
            <w:tcW w:w="4860" w:type="dxa"/>
            <w:shd w:val="clear" w:color="auto" w:fill="auto"/>
            <w:tcMar>
              <w:top w:w="100" w:type="dxa"/>
              <w:left w:w="100" w:type="dxa"/>
              <w:bottom w:w="100" w:type="dxa"/>
              <w:right w:w="100" w:type="dxa"/>
            </w:tcMar>
          </w:tcPr>
          <w:p w14:paraId="3DF27498"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1DFB3E7A" w14:textId="77777777">
        <w:tc>
          <w:tcPr>
            <w:tcW w:w="3660" w:type="dxa"/>
            <w:shd w:val="clear" w:color="auto" w:fill="auto"/>
            <w:tcMar>
              <w:top w:w="100" w:type="dxa"/>
              <w:left w:w="100" w:type="dxa"/>
              <w:bottom w:w="100" w:type="dxa"/>
              <w:right w:w="100" w:type="dxa"/>
            </w:tcMar>
          </w:tcPr>
          <w:p w14:paraId="71EFEAB6" w14:textId="77777777" w:rsidR="00831481" w:rsidRPr="00B670C0" w:rsidRDefault="0035605E" w:rsidP="00B670C0">
            <w:pPr>
              <w:widowControl w:val="0"/>
              <w:spacing w:line="240" w:lineRule="auto"/>
              <w:rPr>
                <w:sz w:val="18"/>
                <w:szCs w:val="18"/>
              </w:rPr>
            </w:pPr>
            <w:r w:rsidRPr="00B670C0">
              <w:rPr>
                <w:sz w:val="18"/>
                <w:szCs w:val="18"/>
              </w:rPr>
              <w:t>Equality and Diversity</w:t>
            </w:r>
          </w:p>
        </w:tc>
        <w:tc>
          <w:tcPr>
            <w:tcW w:w="1260" w:type="dxa"/>
            <w:shd w:val="clear" w:color="auto" w:fill="auto"/>
            <w:tcMar>
              <w:top w:w="100" w:type="dxa"/>
              <w:left w:w="100" w:type="dxa"/>
              <w:bottom w:w="100" w:type="dxa"/>
              <w:right w:w="100" w:type="dxa"/>
            </w:tcMar>
          </w:tcPr>
          <w:p w14:paraId="1C0C36DD" w14:textId="77777777" w:rsidR="00831481" w:rsidRPr="00B670C0" w:rsidRDefault="0035605E" w:rsidP="00B670C0">
            <w:pPr>
              <w:widowControl w:val="0"/>
              <w:spacing w:line="240" w:lineRule="auto"/>
              <w:rPr>
                <w:sz w:val="18"/>
                <w:szCs w:val="18"/>
              </w:rPr>
            </w:pPr>
            <w:r w:rsidRPr="00B670C0">
              <w:rPr>
                <w:sz w:val="18"/>
                <w:szCs w:val="18"/>
              </w:rPr>
              <w:t>04/10/21</w:t>
            </w:r>
          </w:p>
        </w:tc>
        <w:tc>
          <w:tcPr>
            <w:tcW w:w="4860" w:type="dxa"/>
            <w:shd w:val="clear" w:color="auto" w:fill="auto"/>
            <w:tcMar>
              <w:top w:w="100" w:type="dxa"/>
              <w:left w:w="100" w:type="dxa"/>
              <w:bottom w:w="100" w:type="dxa"/>
              <w:right w:w="100" w:type="dxa"/>
            </w:tcMar>
          </w:tcPr>
          <w:p w14:paraId="1BA181BF"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594C5A14" w14:textId="77777777">
        <w:tc>
          <w:tcPr>
            <w:tcW w:w="3660" w:type="dxa"/>
            <w:shd w:val="clear" w:color="auto" w:fill="auto"/>
            <w:tcMar>
              <w:top w:w="100" w:type="dxa"/>
              <w:left w:w="100" w:type="dxa"/>
              <w:bottom w:w="100" w:type="dxa"/>
              <w:right w:w="100" w:type="dxa"/>
            </w:tcMar>
          </w:tcPr>
          <w:p w14:paraId="4A9889BD" w14:textId="77777777" w:rsidR="00831481" w:rsidRPr="00B670C0" w:rsidRDefault="0035605E" w:rsidP="00B670C0">
            <w:pPr>
              <w:widowControl w:val="0"/>
              <w:spacing w:line="240" w:lineRule="auto"/>
              <w:rPr>
                <w:sz w:val="18"/>
                <w:szCs w:val="18"/>
              </w:rPr>
            </w:pPr>
            <w:r w:rsidRPr="00B670C0">
              <w:rPr>
                <w:sz w:val="18"/>
                <w:szCs w:val="18"/>
              </w:rPr>
              <w:t>Understanding Bullying and Harassment</w:t>
            </w:r>
          </w:p>
        </w:tc>
        <w:tc>
          <w:tcPr>
            <w:tcW w:w="1260" w:type="dxa"/>
            <w:shd w:val="clear" w:color="auto" w:fill="auto"/>
            <w:tcMar>
              <w:top w:w="100" w:type="dxa"/>
              <w:left w:w="100" w:type="dxa"/>
              <w:bottom w:w="100" w:type="dxa"/>
              <w:right w:w="100" w:type="dxa"/>
            </w:tcMar>
          </w:tcPr>
          <w:p w14:paraId="58E8F312" w14:textId="77777777" w:rsidR="00831481" w:rsidRPr="00B670C0" w:rsidRDefault="0035605E" w:rsidP="00B670C0">
            <w:pPr>
              <w:widowControl w:val="0"/>
              <w:spacing w:line="240" w:lineRule="auto"/>
              <w:rPr>
                <w:sz w:val="18"/>
                <w:szCs w:val="18"/>
              </w:rPr>
            </w:pPr>
            <w:r w:rsidRPr="00B670C0">
              <w:rPr>
                <w:sz w:val="18"/>
                <w:szCs w:val="18"/>
              </w:rPr>
              <w:t>04/10/21</w:t>
            </w:r>
          </w:p>
        </w:tc>
        <w:tc>
          <w:tcPr>
            <w:tcW w:w="4860" w:type="dxa"/>
            <w:shd w:val="clear" w:color="auto" w:fill="auto"/>
            <w:tcMar>
              <w:top w:w="100" w:type="dxa"/>
              <w:left w:w="100" w:type="dxa"/>
              <w:bottom w:w="100" w:type="dxa"/>
              <w:right w:w="100" w:type="dxa"/>
            </w:tcMar>
          </w:tcPr>
          <w:p w14:paraId="7BC1EA74"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35970178" w14:textId="77777777">
        <w:tc>
          <w:tcPr>
            <w:tcW w:w="3660" w:type="dxa"/>
            <w:shd w:val="clear" w:color="auto" w:fill="auto"/>
            <w:tcMar>
              <w:top w:w="100" w:type="dxa"/>
              <w:left w:w="100" w:type="dxa"/>
              <w:bottom w:w="100" w:type="dxa"/>
              <w:right w:w="100" w:type="dxa"/>
            </w:tcMar>
          </w:tcPr>
          <w:p w14:paraId="61288782" w14:textId="77777777" w:rsidR="00831481" w:rsidRPr="00B670C0" w:rsidRDefault="0035605E" w:rsidP="00B670C0">
            <w:pPr>
              <w:widowControl w:val="0"/>
              <w:spacing w:line="240" w:lineRule="auto"/>
              <w:rPr>
                <w:sz w:val="18"/>
                <w:szCs w:val="18"/>
              </w:rPr>
            </w:pPr>
            <w:r w:rsidRPr="00B670C0">
              <w:rPr>
                <w:sz w:val="18"/>
                <w:szCs w:val="18"/>
              </w:rPr>
              <w:t>Reviewing Progress and Probation</w:t>
            </w:r>
          </w:p>
        </w:tc>
        <w:tc>
          <w:tcPr>
            <w:tcW w:w="1260" w:type="dxa"/>
            <w:shd w:val="clear" w:color="auto" w:fill="auto"/>
            <w:tcMar>
              <w:top w:w="100" w:type="dxa"/>
              <w:left w:w="100" w:type="dxa"/>
              <w:bottom w:w="100" w:type="dxa"/>
              <w:right w:w="100" w:type="dxa"/>
            </w:tcMar>
          </w:tcPr>
          <w:p w14:paraId="6AE362B0" w14:textId="77777777" w:rsidR="00831481" w:rsidRPr="00B670C0" w:rsidRDefault="0035605E" w:rsidP="00B670C0">
            <w:pPr>
              <w:widowControl w:val="0"/>
              <w:spacing w:line="240" w:lineRule="auto"/>
              <w:rPr>
                <w:sz w:val="18"/>
                <w:szCs w:val="18"/>
              </w:rPr>
            </w:pPr>
            <w:r w:rsidRPr="00B670C0">
              <w:rPr>
                <w:sz w:val="18"/>
                <w:szCs w:val="18"/>
              </w:rPr>
              <w:t>04/10/21</w:t>
            </w:r>
          </w:p>
        </w:tc>
        <w:tc>
          <w:tcPr>
            <w:tcW w:w="4860" w:type="dxa"/>
            <w:shd w:val="clear" w:color="auto" w:fill="auto"/>
            <w:tcMar>
              <w:top w:w="100" w:type="dxa"/>
              <w:left w:w="100" w:type="dxa"/>
              <w:bottom w:w="100" w:type="dxa"/>
              <w:right w:w="100" w:type="dxa"/>
            </w:tcMar>
          </w:tcPr>
          <w:p w14:paraId="304DD953" w14:textId="77777777" w:rsidR="00831481" w:rsidRPr="00B670C0" w:rsidRDefault="0035605E" w:rsidP="00B670C0">
            <w:pPr>
              <w:widowControl w:val="0"/>
              <w:spacing w:line="240" w:lineRule="auto"/>
              <w:rPr>
                <w:sz w:val="18"/>
                <w:szCs w:val="18"/>
              </w:rPr>
            </w:pPr>
            <w:r w:rsidRPr="00B670C0">
              <w:rPr>
                <w:sz w:val="18"/>
                <w:szCs w:val="18"/>
              </w:rPr>
              <w:t>NRPDTP</w:t>
            </w:r>
          </w:p>
        </w:tc>
      </w:tr>
      <w:tr w:rsidR="00831481" w:rsidRPr="00B670C0" w14:paraId="2964368E" w14:textId="77777777">
        <w:tc>
          <w:tcPr>
            <w:tcW w:w="3660" w:type="dxa"/>
            <w:shd w:val="clear" w:color="auto" w:fill="auto"/>
            <w:tcMar>
              <w:top w:w="100" w:type="dxa"/>
              <w:left w:w="100" w:type="dxa"/>
              <w:bottom w:w="100" w:type="dxa"/>
              <w:right w:w="100" w:type="dxa"/>
            </w:tcMar>
          </w:tcPr>
          <w:p w14:paraId="7D203AE5" w14:textId="77777777" w:rsidR="00831481" w:rsidRPr="00B670C0" w:rsidRDefault="0035605E" w:rsidP="00B670C0">
            <w:pPr>
              <w:widowControl w:val="0"/>
              <w:spacing w:line="240" w:lineRule="auto"/>
              <w:rPr>
                <w:sz w:val="18"/>
                <w:szCs w:val="18"/>
              </w:rPr>
            </w:pPr>
            <w:r w:rsidRPr="00B670C0">
              <w:rPr>
                <w:sz w:val="18"/>
                <w:szCs w:val="18"/>
              </w:rPr>
              <w:t>L&amp;D Induction</w:t>
            </w:r>
          </w:p>
        </w:tc>
        <w:tc>
          <w:tcPr>
            <w:tcW w:w="1260" w:type="dxa"/>
            <w:shd w:val="clear" w:color="auto" w:fill="auto"/>
            <w:tcMar>
              <w:top w:w="100" w:type="dxa"/>
              <w:left w:w="100" w:type="dxa"/>
              <w:bottom w:w="100" w:type="dxa"/>
              <w:right w:w="100" w:type="dxa"/>
            </w:tcMar>
          </w:tcPr>
          <w:p w14:paraId="58806F62" w14:textId="77777777" w:rsidR="00831481" w:rsidRPr="00B670C0" w:rsidRDefault="0035605E" w:rsidP="00B670C0">
            <w:pPr>
              <w:widowControl w:val="0"/>
              <w:spacing w:line="240" w:lineRule="auto"/>
              <w:rPr>
                <w:sz w:val="18"/>
                <w:szCs w:val="18"/>
              </w:rPr>
            </w:pPr>
            <w:r w:rsidRPr="00B670C0">
              <w:rPr>
                <w:sz w:val="18"/>
                <w:szCs w:val="18"/>
              </w:rPr>
              <w:t>05/10/21</w:t>
            </w:r>
          </w:p>
        </w:tc>
        <w:tc>
          <w:tcPr>
            <w:tcW w:w="4860" w:type="dxa"/>
            <w:shd w:val="clear" w:color="auto" w:fill="auto"/>
            <w:tcMar>
              <w:top w:w="100" w:type="dxa"/>
              <w:left w:w="100" w:type="dxa"/>
              <w:bottom w:w="100" w:type="dxa"/>
              <w:right w:w="100" w:type="dxa"/>
            </w:tcMar>
          </w:tcPr>
          <w:p w14:paraId="523DD6BF" w14:textId="77777777" w:rsidR="00831481" w:rsidRPr="00B670C0" w:rsidRDefault="0035605E" w:rsidP="00B670C0">
            <w:pPr>
              <w:widowControl w:val="0"/>
              <w:spacing w:line="240" w:lineRule="auto"/>
              <w:rPr>
                <w:sz w:val="18"/>
                <w:szCs w:val="18"/>
              </w:rPr>
            </w:pPr>
            <w:r w:rsidRPr="00B670C0">
              <w:rPr>
                <w:sz w:val="18"/>
                <w:szCs w:val="18"/>
              </w:rPr>
              <w:t>NBI - Introduction to learning and development</w:t>
            </w:r>
          </w:p>
        </w:tc>
      </w:tr>
      <w:tr w:rsidR="00831481" w:rsidRPr="00B670C0" w14:paraId="75F628BA" w14:textId="77777777">
        <w:tc>
          <w:tcPr>
            <w:tcW w:w="3660" w:type="dxa"/>
            <w:shd w:val="clear" w:color="auto" w:fill="auto"/>
            <w:tcMar>
              <w:top w:w="100" w:type="dxa"/>
              <w:left w:w="100" w:type="dxa"/>
              <w:bottom w:w="100" w:type="dxa"/>
              <w:right w:w="100" w:type="dxa"/>
            </w:tcMar>
          </w:tcPr>
          <w:p w14:paraId="048D9EE9" w14:textId="77777777" w:rsidR="00831481" w:rsidRPr="00B670C0" w:rsidRDefault="0035605E" w:rsidP="00B670C0">
            <w:pPr>
              <w:widowControl w:val="0"/>
              <w:spacing w:line="240" w:lineRule="auto"/>
              <w:rPr>
                <w:sz w:val="18"/>
                <w:szCs w:val="18"/>
              </w:rPr>
            </w:pPr>
            <w:r w:rsidRPr="00B670C0">
              <w:rPr>
                <w:sz w:val="18"/>
                <w:szCs w:val="18"/>
              </w:rPr>
              <w:t>Computing Orientation Seminar</w:t>
            </w:r>
          </w:p>
        </w:tc>
        <w:tc>
          <w:tcPr>
            <w:tcW w:w="1260" w:type="dxa"/>
            <w:shd w:val="clear" w:color="auto" w:fill="auto"/>
            <w:tcMar>
              <w:top w:w="100" w:type="dxa"/>
              <w:left w:w="100" w:type="dxa"/>
              <w:bottom w:w="100" w:type="dxa"/>
              <w:right w:w="100" w:type="dxa"/>
            </w:tcMar>
          </w:tcPr>
          <w:p w14:paraId="48160266" w14:textId="77777777" w:rsidR="00831481" w:rsidRPr="00B670C0" w:rsidRDefault="0035605E" w:rsidP="00B670C0">
            <w:pPr>
              <w:widowControl w:val="0"/>
              <w:spacing w:line="240" w:lineRule="auto"/>
              <w:rPr>
                <w:sz w:val="18"/>
                <w:szCs w:val="18"/>
              </w:rPr>
            </w:pPr>
            <w:r w:rsidRPr="00B670C0">
              <w:rPr>
                <w:sz w:val="18"/>
                <w:szCs w:val="18"/>
              </w:rPr>
              <w:t>05/10/21</w:t>
            </w:r>
          </w:p>
        </w:tc>
        <w:tc>
          <w:tcPr>
            <w:tcW w:w="4860" w:type="dxa"/>
            <w:shd w:val="clear" w:color="auto" w:fill="auto"/>
            <w:tcMar>
              <w:top w:w="100" w:type="dxa"/>
              <w:left w:w="100" w:type="dxa"/>
              <w:bottom w:w="100" w:type="dxa"/>
              <w:right w:w="100" w:type="dxa"/>
            </w:tcMar>
          </w:tcPr>
          <w:p w14:paraId="0F66CDE9"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50D9A57B" w14:textId="77777777">
        <w:tc>
          <w:tcPr>
            <w:tcW w:w="3660" w:type="dxa"/>
            <w:shd w:val="clear" w:color="auto" w:fill="auto"/>
            <w:tcMar>
              <w:top w:w="100" w:type="dxa"/>
              <w:left w:w="100" w:type="dxa"/>
              <w:bottom w:w="100" w:type="dxa"/>
              <w:right w:w="100" w:type="dxa"/>
            </w:tcMar>
          </w:tcPr>
          <w:p w14:paraId="7F85538A" w14:textId="77777777" w:rsidR="00831481" w:rsidRPr="00B670C0" w:rsidRDefault="0035605E" w:rsidP="00B670C0">
            <w:pPr>
              <w:widowControl w:val="0"/>
              <w:spacing w:line="240" w:lineRule="auto"/>
              <w:rPr>
                <w:sz w:val="18"/>
                <w:szCs w:val="18"/>
              </w:rPr>
            </w:pPr>
            <w:r w:rsidRPr="00B670C0">
              <w:rPr>
                <w:sz w:val="18"/>
                <w:szCs w:val="18"/>
              </w:rPr>
              <w:t>Health and Safety Induction (Generic)</w:t>
            </w:r>
          </w:p>
        </w:tc>
        <w:tc>
          <w:tcPr>
            <w:tcW w:w="1260" w:type="dxa"/>
            <w:shd w:val="clear" w:color="auto" w:fill="auto"/>
            <w:tcMar>
              <w:top w:w="100" w:type="dxa"/>
              <w:left w:w="100" w:type="dxa"/>
              <w:bottom w:w="100" w:type="dxa"/>
              <w:right w:w="100" w:type="dxa"/>
            </w:tcMar>
          </w:tcPr>
          <w:p w14:paraId="38E2CB98" w14:textId="77777777" w:rsidR="00831481" w:rsidRPr="00B670C0" w:rsidRDefault="0035605E" w:rsidP="00B670C0">
            <w:pPr>
              <w:widowControl w:val="0"/>
              <w:spacing w:line="240" w:lineRule="auto"/>
              <w:rPr>
                <w:sz w:val="18"/>
                <w:szCs w:val="18"/>
              </w:rPr>
            </w:pPr>
            <w:r w:rsidRPr="00B670C0">
              <w:rPr>
                <w:sz w:val="18"/>
                <w:szCs w:val="18"/>
              </w:rPr>
              <w:t>06/10/21</w:t>
            </w:r>
          </w:p>
        </w:tc>
        <w:tc>
          <w:tcPr>
            <w:tcW w:w="4860" w:type="dxa"/>
            <w:shd w:val="clear" w:color="auto" w:fill="auto"/>
            <w:tcMar>
              <w:top w:w="100" w:type="dxa"/>
              <w:left w:w="100" w:type="dxa"/>
              <w:bottom w:w="100" w:type="dxa"/>
              <w:right w:w="100" w:type="dxa"/>
            </w:tcMar>
          </w:tcPr>
          <w:p w14:paraId="6FA966CC"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2CDA6C79" w14:textId="77777777">
        <w:tc>
          <w:tcPr>
            <w:tcW w:w="3660" w:type="dxa"/>
            <w:shd w:val="clear" w:color="auto" w:fill="auto"/>
            <w:tcMar>
              <w:top w:w="100" w:type="dxa"/>
              <w:left w:w="100" w:type="dxa"/>
              <w:bottom w:w="100" w:type="dxa"/>
              <w:right w:w="100" w:type="dxa"/>
            </w:tcMar>
          </w:tcPr>
          <w:p w14:paraId="48AE45D0" w14:textId="77777777" w:rsidR="00831481" w:rsidRPr="00B670C0" w:rsidRDefault="0035605E" w:rsidP="00B670C0">
            <w:pPr>
              <w:widowControl w:val="0"/>
              <w:spacing w:line="240" w:lineRule="auto"/>
              <w:rPr>
                <w:sz w:val="18"/>
                <w:szCs w:val="18"/>
              </w:rPr>
            </w:pPr>
            <w:r w:rsidRPr="00B670C0">
              <w:rPr>
                <w:sz w:val="18"/>
                <w:szCs w:val="18"/>
              </w:rPr>
              <w:t>Quality Assurance and Intellectual Property</w:t>
            </w:r>
          </w:p>
        </w:tc>
        <w:tc>
          <w:tcPr>
            <w:tcW w:w="1260" w:type="dxa"/>
            <w:shd w:val="clear" w:color="auto" w:fill="auto"/>
            <w:tcMar>
              <w:top w:w="100" w:type="dxa"/>
              <w:left w:w="100" w:type="dxa"/>
              <w:bottom w:w="100" w:type="dxa"/>
              <w:right w:w="100" w:type="dxa"/>
            </w:tcMar>
          </w:tcPr>
          <w:p w14:paraId="60B90624" w14:textId="77777777" w:rsidR="00831481" w:rsidRPr="00B670C0" w:rsidRDefault="0035605E" w:rsidP="00B670C0">
            <w:pPr>
              <w:widowControl w:val="0"/>
              <w:spacing w:line="240" w:lineRule="auto"/>
              <w:rPr>
                <w:sz w:val="18"/>
                <w:szCs w:val="18"/>
              </w:rPr>
            </w:pPr>
            <w:r w:rsidRPr="00B670C0">
              <w:rPr>
                <w:sz w:val="18"/>
                <w:szCs w:val="18"/>
              </w:rPr>
              <w:t>07/10/21</w:t>
            </w:r>
          </w:p>
        </w:tc>
        <w:tc>
          <w:tcPr>
            <w:tcW w:w="4860" w:type="dxa"/>
            <w:shd w:val="clear" w:color="auto" w:fill="auto"/>
            <w:tcMar>
              <w:top w:w="100" w:type="dxa"/>
              <w:left w:w="100" w:type="dxa"/>
              <w:bottom w:w="100" w:type="dxa"/>
              <w:right w:w="100" w:type="dxa"/>
            </w:tcMar>
          </w:tcPr>
          <w:p w14:paraId="352D7B28" w14:textId="77777777" w:rsidR="00831481" w:rsidRPr="00B670C0" w:rsidRDefault="0035605E" w:rsidP="00B670C0">
            <w:pPr>
              <w:widowControl w:val="0"/>
              <w:spacing w:line="240" w:lineRule="auto"/>
              <w:rPr>
                <w:sz w:val="18"/>
                <w:szCs w:val="18"/>
              </w:rPr>
            </w:pPr>
            <w:r w:rsidRPr="00B670C0">
              <w:rPr>
                <w:sz w:val="18"/>
                <w:szCs w:val="18"/>
              </w:rPr>
              <w:t>NRPDTP - Introduction to IP protocol on research park</w:t>
            </w:r>
          </w:p>
        </w:tc>
      </w:tr>
      <w:tr w:rsidR="00831481" w:rsidRPr="00B670C0" w14:paraId="630606C9" w14:textId="77777777">
        <w:tc>
          <w:tcPr>
            <w:tcW w:w="3660" w:type="dxa"/>
            <w:shd w:val="clear" w:color="auto" w:fill="auto"/>
            <w:tcMar>
              <w:top w:w="100" w:type="dxa"/>
              <w:left w:w="100" w:type="dxa"/>
              <w:bottom w:w="100" w:type="dxa"/>
              <w:right w:w="100" w:type="dxa"/>
            </w:tcMar>
          </w:tcPr>
          <w:p w14:paraId="5280279C" w14:textId="77777777" w:rsidR="00831481" w:rsidRPr="00B670C0" w:rsidRDefault="0035605E" w:rsidP="00B670C0">
            <w:pPr>
              <w:widowControl w:val="0"/>
              <w:spacing w:line="240" w:lineRule="auto"/>
              <w:rPr>
                <w:sz w:val="18"/>
                <w:szCs w:val="18"/>
              </w:rPr>
            </w:pPr>
            <w:r w:rsidRPr="00B670C0">
              <w:rPr>
                <w:sz w:val="18"/>
                <w:szCs w:val="18"/>
              </w:rPr>
              <w:t>Research Ethics, Integrity and Regulations</w:t>
            </w:r>
          </w:p>
        </w:tc>
        <w:tc>
          <w:tcPr>
            <w:tcW w:w="1260" w:type="dxa"/>
            <w:shd w:val="clear" w:color="auto" w:fill="auto"/>
            <w:tcMar>
              <w:top w:w="100" w:type="dxa"/>
              <w:left w:w="100" w:type="dxa"/>
              <w:bottom w:w="100" w:type="dxa"/>
              <w:right w:w="100" w:type="dxa"/>
            </w:tcMar>
          </w:tcPr>
          <w:p w14:paraId="197C7AB8" w14:textId="77777777" w:rsidR="00831481" w:rsidRPr="00B670C0" w:rsidRDefault="0035605E" w:rsidP="00B670C0">
            <w:pPr>
              <w:widowControl w:val="0"/>
              <w:spacing w:line="240" w:lineRule="auto"/>
              <w:rPr>
                <w:sz w:val="18"/>
                <w:szCs w:val="18"/>
              </w:rPr>
            </w:pPr>
            <w:r w:rsidRPr="00B670C0">
              <w:rPr>
                <w:sz w:val="18"/>
                <w:szCs w:val="18"/>
              </w:rPr>
              <w:t>07/10/21</w:t>
            </w:r>
          </w:p>
        </w:tc>
        <w:tc>
          <w:tcPr>
            <w:tcW w:w="4860" w:type="dxa"/>
            <w:shd w:val="clear" w:color="auto" w:fill="auto"/>
            <w:tcMar>
              <w:top w:w="100" w:type="dxa"/>
              <w:left w:w="100" w:type="dxa"/>
              <w:bottom w:w="100" w:type="dxa"/>
              <w:right w:w="100" w:type="dxa"/>
            </w:tcMar>
          </w:tcPr>
          <w:p w14:paraId="577C9FA9" w14:textId="77777777" w:rsidR="00831481" w:rsidRPr="00B670C0" w:rsidRDefault="0035605E" w:rsidP="00B670C0">
            <w:pPr>
              <w:widowControl w:val="0"/>
              <w:spacing w:line="240" w:lineRule="auto"/>
              <w:rPr>
                <w:sz w:val="18"/>
                <w:szCs w:val="18"/>
              </w:rPr>
            </w:pPr>
            <w:r w:rsidRPr="00B670C0">
              <w:rPr>
                <w:sz w:val="18"/>
                <w:szCs w:val="18"/>
              </w:rPr>
              <w:t>NRPDTP</w:t>
            </w:r>
          </w:p>
        </w:tc>
      </w:tr>
      <w:tr w:rsidR="00831481" w:rsidRPr="00B670C0" w14:paraId="6C788D7D" w14:textId="77777777">
        <w:tc>
          <w:tcPr>
            <w:tcW w:w="3660" w:type="dxa"/>
            <w:shd w:val="clear" w:color="auto" w:fill="auto"/>
            <w:tcMar>
              <w:top w:w="100" w:type="dxa"/>
              <w:left w:w="100" w:type="dxa"/>
              <w:bottom w:w="100" w:type="dxa"/>
              <w:right w:w="100" w:type="dxa"/>
            </w:tcMar>
          </w:tcPr>
          <w:p w14:paraId="793F388A" w14:textId="77777777" w:rsidR="00831481" w:rsidRPr="00B670C0" w:rsidRDefault="0035605E" w:rsidP="00B670C0">
            <w:pPr>
              <w:widowControl w:val="0"/>
              <w:spacing w:line="240" w:lineRule="auto"/>
              <w:rPr>
                <w:sz w:val="18"/>
                <w:szCs w:val="18"/>
              </w:rPr>
            </w:pPr>
            <w:r w:rsidRPr="00B670C0">
              <w:rPr>
                <w:sz w:val="18"/>
                <w:szCs w:val="18"/>
              </w:rPr>
              <w:t>Health and Safety (Local &amp; Site Inductions)</w:t>
            </w:r>
          </w:p>
        </w:tc>
        <w:tc>
          <w:tcPr>
            <w:tcW w:w="1260" w:type="dxa"/>
            <w:shd w:val="clear" w:color="auto" w:fill="auto"/>
            <w:tcMar>
              <w:top w:w="100" w:type="dxa"/>
              <w:left w:w="100" w:type="dxa"/>
              <w:bottom w:w="100" w:type="dxa"/>
              <w:right w:w="100" w:type="dxa"/>
            </w:tcMar>
          </w:tcPr>
          <w:p w14:paraId="0968F914" w14:textId="77777777" w:rsidR="00831481" w:rsidRPr="00B670C0" w:rsidRDefault="0035605E" w:rsidP="00B670C0">
            <w:pPr>
              <w:widowControl w:val="0"/>
              <w:spacing w:line="240" w:lineRule="auto"/>
              <w:rPr>
                <w:sz w:val="18"/>
                <w:szCs w:val="18"/>
              </w:rPr>
            </w:pPr>
            <w:r w:rsidRPr="00B670C0">
              <w:rPr>
                <w:sz w:val="18"/>
                <w:szCs w:val="18"/>
              </w:rPr>
              <w:t>08/10/21</w:t>
            </w:r>
          </w:p>
        </w:tc>
        <w:tc>
          <w:tcPr>
            <w:tcW w:w="4860" w:type="dxa"/>
            <w:shd w:val="clear" w:color="auto" w:fill="auto"/>
            <w:tcMar>
              <w:top w:w="100" w:type="dxa"/>
              <w:left w:w="100" w:type="dxa"/>
              <w:bottom w:w="100" w:type="dxa"/>
              <w:right w:w="100" w:type="dxa"/>
            </w:tcMar>
          </w:tcPr>
          <w:p w14:paraId="1B2819F5" w14:textId="77777777" w:rsidR="00831481" w:rsidRPr="00B670C0" w:rsidRDefault="0035605E" w:rsidP="00B670C0">
            <w:pPr>
              <w:widowControl w:val="0"/>
              <w:spacing w:line="240" w:lineRule="auto"/>
              <w:rPr>
                <w:sz w:val="18"/>
                <w:szCs w:val="18"/>
              </w:rPr>
            </w:pPr>
            <w:r w:rsidRPr="00B670C0">
              <w:rPr>
                <w:sz w:val="18"/>
                <w:szCs w:val="18"/>
              </w:rPr>
              <w:t>EI - H&amp;S on site at EI</w:t>
            </w:r>
          </w:p>
        </w:tc>
      </w:tr>
      <w:tr w:rsidR="00831481" w:rsidRPr="00B670C0" w14:paraId="24A29B03" w14:textId="77777777">
        <w:tc>
          <w:tcPr>
            <w:tcW w:w="3660" w:type="dxa"/>
            <w:shd w:val="clear" w:color="auto" w:fill="auto"/>
            <w:tcMar>
              <w:top w:w="100" w:type="dxa"/>
              <w:left w:w="100" w:type="dxa"/>
              <w:bottom w:w="100" w:type="dxa"/>
              <w:right w:w="100" w:type="dxa"/>
            </w:tcMar>
          </w:tcPr>
          <w:p w14:paraId="67D8EB2B" w14:textId="77777777" w:rsidR="00831481" w:rsidRPr="00B670C0" w:rsidRDefault="0035605E" w:rsidP="00B670C0">
            <w:pPr>
              <w:widowControl w:val="0"/>
              <w:spacing w:line="240" w:lineRule="auto"/>
              <w:rPr>
                <w:sz w:val="18"/>
                <w:szCs w:val="18"/>
              </w:rPr>
            </w:pPr>
            <w:r w:rsidRPr="00B670C0">
              <w:rPr>
                <w:sz w:val="18"/>
                <w:szCs w:val="18"/>
              </w:rPr>
              <w:t>Introduction to IP Management at EI</w:t>
            </w:r>
          </w:p>
        </w:tc>
        <w:tc>
          <w:tcPr>
            <w:tcW w:w="1260" w:type="dxa"/>
            <w:shd w:val="clear" w:color="auto" w:fill="auto"/>
            <w:tcMar>
              <w:top w:w="100" w:type="dxa"/>
              <w:left w:w="100" w:type="dxa"/>
              <w:bottom w:w="100" w:type="dxa"/>
              <w:right w:w="100" w:type="dxa"/>
            </w:tcMar>
          </w:tcPr>
          <w:p w14:paraId="07C2CD15" w14:textId="77777777" w:rsidR="00831481" w:rsidRPr="00B670C0" w:rsidRDefault="0035605E" w:rsidP="00B670C0">
            <w:pPr>
              <w:widowControl w:val="0"/>
              <w:spacing w:line="240" w:lineRule="auto"/>
              <w:rPr>
                <w:sz w:val="18"/>
                <w:szCs w:val="18"/>
              </w:rPr>
            </w:pPr>
            <w:r w:rsidRPr="00B670C0">
              <w:rPr>
                <w:sz w:val="18"/>
                <w:szCs w:val="18"/>
              </w:rPr>
              <w:t>12/10/21</w:t>
            </w:r>
          </w:p>
        </w:tc>
        <w:tc>
          <w:tcPr>
            <w:tcW w:w="4860" w:type="dxa"/>
            <w:shd w:val="clear" w:color="auto" w:fill="auto"/>
            <w:tcMar>
              <w:top w:w="100" w:type="dxa"/>
              <w:left w:w="100" w:type="dxa"/>
              <w:bottom w:w="100" w:type="dxa"/>
              <w:right w:w="100" w:type="dxa"/>
            </w:tcMar>
          </w:tcPr>
          <w:p w14:paraId="574246CA" w14:textId="77777777" w:rsidR="00831481" w:rsidRPr="00B670C0" w:rsidRDefault="0035605E" w:rsidP="00B670C0">
            <w:pPr>
              <w:widowControl w:val="0"/>
              <w:spacing w:line="240" w:lineRule="auto"/>
              <w:rPr>
                <w:sz w:val="18"/>
                <w:szCs w:val="18"/>
              </w:rPr>
            </w:pPr>
            <w:r w:rsidRPr="00B670C0">
              <w:rPr>
                <w:sz w:val="18"/>
                <w:szCs w:val="18"/>
              </w:rPr>
              <w:t>EI - Introduction to EI’s IP protocols</w:t>
            </w:r>
          </w:p>
        </w:tc>
      </w:tr>
      <w:tr w:rsidR="00831481" w:rsidRPr="00B670C0" w14:paraId="4F165521" w14:textId="77777777">
        <w:tc>
          <w:tcPr>
            <w:tcW w:w="3660" w:type="dxa"/>
            <w:shd w:val="clear" w:color="auto" w:fill="auto"/>
            <w:tcMar>
              <w:top w:w="100" w:type="dxa"/>
              <w:left w:w="100" w:type="dxa"/>
              <w:bottom w:w="100" w:type="dxa"/>
              <w:right w:w="100" w:type="dxa"/>
            </w:tcMar>
          </w:tcPr>
          <w:p w14:paraId="0D217D96" w14:textId="77777777" w:rsidR="00831481" w:rsidRPr="00B670C0" w:rsidRDefault="0035605E" w:rsidP="00B670C0">
            <w:pPr>
              <w:widowControl w:val="0"/>
              <w:spacing w:line="240" w:lineRule="auto"/>
              <w:rPr>
                <w:sz w:val="18"/>
                <w:szCs w:val="18"/>
              </w:rPr>
            </w:pPr>
            <w:r w:rsidRPr="00B670C0">
              <w:rPr>
                <w:sz w:val="18"/>
                <w:szCs w:val="18"/>
              </w:rPr>
              <w:t>Endnote training</w:t>
            </w:r>
          </w:p>
        </w:tc>
        <w:tc>
          <w:tcPr>
            <w:tcW w:w="1260" w:type="dxa"/>
            <w:shd w:val="clear" w:color="auto" w:fill="auto"/>
            <w:tcMar>
              <w:top w:w="100" w:type="dxa"/>
              <w:left w:w="100" w:type="dxa"/>
              <w:bottom w:w="100" w:type="dxa"/>
              <w:right w:w="100" w:type="dxa"/>
            </w:tcMar>
          </w:tcPr>
          <w:p w14:paraId="58DB9F82" w14:textId="77777777" w:rsidR="00831481" w:rsidRPr="00B670C0" w:rsidRDefault="0035605E" w:rsidP="00B670C0">
            <w:pPr>
              <w:widowControl w:val="0"/>
              <w:spacing w:line="240" w:lineRule="auto"/>
              <w:rPr>
                <w:sz w:val="18"/>
                <w:szCs w:val="18"/>
              </w:rPr>
            </w:pPr>
            <w:r w:rsidRPr="00B670C0">
              <w:rPr>
                <w:sz w:val="18"/>
                <w:szCs w:val="18"/>
              </w:rPr>
              <w:t>26/10/21</w:t>
            </w:r>
          </w:p>
        </w:tc>
        <w:tc>
          <w:tcPr>
            <w:tcW w:w="4860" w:type="dxa"/>
            <w:shd w:val="clear" w:color="auto" w:fill="auto"/>
            <w:tcMar>
              <w:top w:w="100" w:type="dxa"/>
              <w:left w:w="100" w:type="dxa"/>
              <w:bottom w:w="100" w:type="dxa"/>
              <w:right w:w="100" w:type="dxa"/>
            </w:tcMar>
          </w:tcPr>
          <w:p w14:paraId="7C832B05"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25502847" w14:textId="77777777">
        <w:tc>
          <w:tcPr>
            <w:tcW w:w="3660" w:type="dxa"/>
            <w:shd w:val="clear" w:color="auto" w:fill="auto"/>
            <w:tcMar>
              <w:top w:w="100" w:type="dxa"/>
              <w:left w:w="100" w:type="dxa"/>
              <w:bottom w:w="100" w:type="dxa"/>
              <w:right w:w="100" w:type="dxa"/>
            </w:tcMar>
          </w:tcPr>
          <w:p w14:paraId="26CCA5A3" w14:textId="77777777" w:rsidR="00831481" w:rsidRPr="00B670C0" w:rsidRDefault="0035605E" w:rsidP="00B670C0">
            <w:pPr>
              <w:widowControl w:val="0"/>
              <w:spacing w:line="240" w:lineRule="auto"/>
              <w:rPr>
                <w:sz w:val="18"/>
                <w:szCs w:val="18"/>
              </w:rPr>
            </w:pPr>
            <w:r w:rsidRPr="00B670C0">
              <w:rPr>
                <w:sz w:val="18"/>
                <w:szCs w:val="18"/>
              </w:rPr>
              <w:t>Chemical Safety for Laboratory Workers</w:t>
            </w:r>
          </w:p>
        </w:tc>
        <w:tc>
          <w:tcPr>
            <w:tcW w:w="1260" w:type="dxa"/>
            <w:shd w:val="clear" w:color="auto" w:fill="auto"/>
            <w:tcMar>
              <w:top w:w="100" w:type="dxa"/>
              <w:left w:w="100" w:type="dxa"/>
              <w:bottom w:w="100" w:type="dxa"/>
              <w:right w:w="100" w:type="dxa"/>
            </w:tcMar>
          </w:tcPr>
          <w:p w14:paraId="13FB1F1B" w14:textId="77777777" w:rsidR="00831481" w:rsidRPr="00B670C0" w:rsidRDefault="0035605E" w:rsidP="00B670C0">
            <w:pPr>
              <w:widowControl w:val="0"/>
              <w:spacing w:line="240" w:lineRule="auto"/>
              <w:rPr>
                <w:sz w:val="18"/>
                <w:szCs w:val="18"/>
              </w:rPr>
            </w:pPr>
            <w:r w:rsidRPr="00B670C0">
              <w:rPr>
                <w:sz w:val="18"/>
                <w:szCs w:val="18"/>
              </w:rPr>
              <w:t>28/10/21</w:t>
            </w:r>
          </w:p>
        </w:tc>
        <w:tc>
          <w:tcPr>
            <w:tcW w:w="4860" w:type="dxa"/>
            <w:shd w:val="clear" w:color="auto" w:fill="auto"/>
            <w:tcMar>
              <w:top w:w="100" w:type="dxa"/>
              <w:left w:w="100" w:type="dxa"/>
              <w:bottom w:w="100" w:type="dxa"/>
              <w:right w:w="100" w:type="dxa"/>
            </w:tcMar>
          </w:tcPr>
          <w:p w14:paraId="23E50DD3" w14:textId="77777777" w:rsidR="00831481" w:rsidRPr="00B670C0" w:rsidRDefault="0035605E" w:rsidP="00B670C0">
            <w:pPr>
              <w:widowControl w:val="0"/>
              <w:spacing w:line="240" w:lineRule="auto"/>
              <w:rPr>
                <w:sz w:val="18"/>
                <w:szCs w:val="18"/>
              </w:rPr>
            </w:pPr>
            <w:r w:rsidRPr="00B670C0">
              <w:rPr>
                <w:sz w:val="18"/>
                <w:szCs w:val="18"/>
              </w:rPr>
              <w:t>NBI - H&amp;S in the laboratory</w:t>
            </w:r>
          </w:p>
        </w:tc>
      </w:tr>
      <w:tr w:rsidR="00831481" w:rsidRPr="00B670C0" w14:paraId="6A2EEE2D" w14:textId="77777777">
        <w:tc>
          <w:tcPr>
            <w:tcW w:w="3660" w:type="dxa"/>
            <w:shd w:val="clear" w:color="auto" w:fill="auto"/>
            <w:tcMar>
              <w:top w:w="100" w:type="dxa"/>
              <w:left w:w="100" w:type="dxa"/>
              <w:bottom w:w="100" w:type="dxa"/>
              <w:right w:w="100" w:type="dxa"/>
            </w:tcMar>
          </w:tcPr>
          <w:p w14:paraId="0F25F05B" w14:textId="77777777" w:rsidR="00831481" w:rsidRPr="00B670C0" w:rsidRDefault="0035605E" w:rsidP="00B670C0">
            <w:pPr>
              <w:widowControl w:val="0"/>
              <w:spacing w:line="240" w:lineRule="auto"/>
              <w:rPr>
                <w:sz w:val="18"/>
                <w:szCs w:val="18"/>
              </w:rPr>
            </w:pPr>
            <w:r w:rsidRPr="00B670C0">
              <w:rPr>
                <w:sz w:val="18"/>
                <w:szCs w:val="18"/>
              </w:rPr>
              <w:t>Introduction to HPC</w:t>
            </w:r>
          </w:p>
        </w:tc>
        <w:tc>
          <w:tcPr>
            <w:tcW w:w="1260" w:type="dxa"/>
            <w:shd w:val="clear" w:color="auto" w:fill="auto"/>
            <w:tcMar>
              <w:top w:w="100" w:type="dxa"/>
              <w:left w:w="100" w:type="dxa"/>
              <w:bottom w:w="100" w:type="dxa"/>
              <w:right w:w="100" w:type="dxa"/>
            </w:tcMar>
          </w:tcPr>
          <w:p w14:paraId="3D828E41" w14:textId="77777777" w:rsidR="00831481" w:rsidRPr="00B670C0" w:rsidRDefault="0035605E" w:rsidP="00B670C0">
            <w:pPr>
              <w:widowControl w:val="0"/>
              <w:spacing w:line="240" w:lineRule="auto"/>
              <w:rPr>
                <w:sz w:val="18"/>
                <w:szCs w:val="18"/>
              </w:rPr>
            </w:pPr>
            <w:r w:rsidRPr="00B670C0">
              <w:rPr>
                <w:sz w:val="18"/>
                <w:szCs w:val="18"/>
              </w:rPr>
              <w:t>28/10/21</w:t>
            </w:r>
          </w:p>
        </w:tc>
        <w:tc>
          <w:tcPr>
            <w:tcW w:w="4860" w:type="dxa"/>
            <w:shd w:val="clear" w:color="auto" w:fill="auto"/>
            <w:tcMar>
              <w:top w:w="100" w:type="dxa"/>
              <w:left w:w="100" w:type="dxa"/>
              <w:bottom w:w="100" w:type="dxa"/>
              <w:right w:w="100" w:type="dxa"/>
            </w:tcMar>
          </w:tcPr>
          <w:p w14:paraId="54981A1F" w14:textId="77777777" w:rsidR="00831481" w:rsidRPr="00B670C0" w:rsidRDefault="0035605E" w:rsidP="00B670C0">
            <w:pPr>
              <w:widowControl w:val="0"/>
              <w:spacing w:line="240" w:lineRule="auto"/>
              <w:rPr>
                <w:sz w:val="18"/>
                <w:szCs w:val="18"/>
              </w:rPr>
            </w:pPr>
            <w:r w:rsidRPr="00B670C0">
              <w:rPr>
                <w:sz w:val="18"/>
                <w:szCs w:val="18"/>
              </w:rPr>
              <w:t>NBI - Introduction to HPC and command line</w:t>
            </w:r>
          </w:p>
        </w:tc>
      </w:tr>
      <w:tr w:rsidR="00831481" w:rsidRPr="00B670C0" w14:paraId="5167CB9C" w14:textId="77777777">
        <w:tc>
          <w:tcPr>
            <w:tcW w:w="3660" w:type="dxa"/>
            <w:shd w:val="clear" w:color="auto" w:fill="auto"/>
            <w:tcMar>
              <w:top w:w="100" w:type="dxa"/>
              <w:left w:w="100" w:type="dxa"/>
              <w:bottom w:w="100" w:type="dxa"/>
              <w:right w:w="100" w:type="dxa"/>
            </w:tcMar>
          </w:tcPr>
          <w:p w14:paraId="2574292A" w14:textId="77777777" w:rsidR="00831481" w:rsidRPr="00B670C0" w:rsidRDefault="0035605E" w:rsidP="00B670C0">
            <w:pPr>
              <w:widowControl w:val="0"/>
              <w:spacing w:line="240" w:lineRule="auto"/>
              <w:rPr>
                <w:sz w:val="18"/>
                <w:szCs w:val="18"/>
              </w:rPr>
            </w:pPr>
            <w:r w:rsidRPr="00B670C0">
              <w:rPr>
                <w:sz w:val="18"/>
                <w:szCs w:val="18"/>
              </w:rPr>
              <w:t>HPC Induction</w:t>
            </w:r>
          </w:p>
        </w:tc>
        <w:tc>
          <w:tcPr>
            <w:tcW w:w="1260" w:type="dxa"/>
            <w:shd w:val="clear" w:color="auto" w:fill="auto"/>
            <w:tcMar>
              <w:top w:w="100" w:type="dxa"/>
              <w:left w:w="100" w:type="dxa"/>
              <w:bottom w:w="100" w:type="dxa"/>
              <w:right w:w="100" w:type="dxa"/>
            </w:tcMar>
          </w:tcPr>
          <w:p w14:paraId="745BEA8D" w14:textId="77777777" w:rsidR="00831481" w:rsidRPr="00B670C0" w:rsidRDefault="0035605E" w:rsidP="00B670C0">
            <w:pPr>
              <w:widowControl w:val="0"/>
              <w:spacing w:line="240" w:lineRule="auto"/>
              <w:rPr>
                <w:sz w:val="18"/>
                <w:szCs w:val="18"/>
              </w:rPr>
            </w:pPr>
            <w:r w:rsidRPr="00B670C0">
              <w:rPr>
                <w:sz w:val="18"/>
                <w:szCs w:val="18"/>
              </w:rPr>
              <w:t>28/10/21</w:t>
            </w:r>
          </w:p>
        </w:tc>
        <w:tc>
          <w:tcPr>
            <w:tcW w:w="4860" w:type="dxa"/>
            <w:shd w:val="clear" w:color="auto" w:fill="auto"/>
            <w:tcMar>
              <w:top w:w="100" w:type="dxa"/>
              <w:left w:w="100" w:type="dxa"/>
              <w:bottom w:w="100" w:type="dxa"/>
              <w:right w:w="100" w:type="dxa"/>
            </w:tcMar>
          </w:tcPr>
          <w:p w14:paraId="05420934" w14:textId="77777777" w:rsidR="00831481" w:rsidRPr="00B670C0" w:rsidRDefault="0035605E" w:rsidP="00B670C0">
            <w:pPr>
              <w:widowControl w:val="0"/>
              <w:spacing w:line="240" w:lineRule="auto"/>
              <w:rPr>
                <w:sz w:val="18"/>
                <w:szCs w:val="18"/>
              </w:rPr>
            </w:pPr>
            <w:r w:rsidRPr="00B670C0">
              <w:rPr>
                <w:sz w:val="18"/>
                <w:szCs w:val="18"/>
              </w:rPr>
              <w:t>EI - EI introduction to HPC</w:t>
            </w:r>
          </w:p>
        </w:tc>
      </w:tr>
      <w:tr w:rsidR="00831481" w:rsidRPr="00B670C0" w14:paraId="19822B08" w14:textId="77777777">
        <w:tc>
          <w:tcPr>
            <w:tcW w:w="3660" w:type="dxa"/>
            <w:shd w:val="clear" w:color="auto" w:fill="auto"/>
            <w:tcMar>
              <w:top w:w="100" w:type="dxa"/>
              <w:left w:w="100" w:type="dxa"/>
              <w:bottom w:w="100" w:type="dxa"/>
              <w:right w:w="100" w:type="dxa"/>
            </w:tcMar>
          </w:tcPr>
          <w:p w14:paraId="15FAF099" w14:textId="77777777" w:rsidR="00831481" w:rsidRPr="00B670C0" w:rsidRDefault="0035605E" w:rsidP="00B670C0">
            <w:pPr>
              <w:widowControl w:val="0"/>
              <w:spacing w:line="240" w:lineRule="auto"/>
              <w:rPr>
                <w:sz w:val="18"/>
                <w:szCs w:val="18"/>
              </w:rPr>
            </w:pPr>
            <w:r w:rsidRPr="00B670C0">
              <w:rPr>
                <w:sz w:val="18"/>
                <w:szCs w:val="18"/>
              </w:rPr>
              <w:t>Electronic Lab Notebook Training</w:t>
            </w:r>
          </w:p>
        </w:tc>
        <w:tc>
          <w:tcPr>
            <w:tcW w:w="1260" w:type="dxa"/>
            <w:shd w:val="clear" w:color="auto" w:fill="auto"/>
            <w:tcMar>
              <w:top w:w="100" w:type="dxa"/>
              <w:left w:w="100" w:type="dxa"/>
              <w:bottom w:w="100" w:type="dxa"/>
              <w:right w:w="100" w:type="dxa"/>
            </w:tcMar>
          </w:tcPr>
          <w:p w14:paraId="56ECD7A6" w14:textId="77777777" w:rsidR="00831481" w:rsidRPr="00B670C0" w:rsidRDefault="0035605E" w:rsidP="00B670C0">
            <w:pPr>
              <w:widowControl w:val="0"/>
              <w:spacing w:line="240" w:lineRule="auto"/>
              <w:rPr>
                <w:sz w:val="18"/>
                <w:szCs w:val="18"/>
              </w:rPr>
            </w:pPr>
            <w:r w:rsidRPr="00B670C0">
              <w:rPr>
                <w:sz w:val="18"/>
                <w:szCs w:val="18"/>
              </w:rPr>
              <w:t>29/10/21</w:t>
            </w:r>
          </w:p>
        </w:tc>
        <w:tc>
          <w:tcPr>
            <w:tcW w:w="4860" w:type="dxa"/>
            <w:shd w:val="clear" w:color="auto" w:fill="auto"/>
            <w:tcMar>
              <w:top w:w="100" w:type="dxa"/>
              <w:left w:w="100" w:type="dxa"/>
              <w:bottom w:w="100" w:type="dxa"/>
              <w:right w:w="100" w:type="dxa"/>
            </w:tcMar>
          </w:tcPr>
          <w:p w14:paraId="5719F2BD" w14:textId="77777777" w:rsidR="00831481" w:rsidRPr="00B670C0" w:rsidRDefault="0035605E" w:rsidP="00B670C0">
            <w:pPr>
              <w:widowControl w:val="0"/>
              <w:spacing w:line="240" w:lineRule="auto"/>
              <w:rPr>
                <w:sz w:val="18"/>
                <w:szCs w:val="18"/>
              </w:rPr>
            </w:pPr>
            <w:r w:rsidRPr="00B670C0">
              <w:rPr>
                <w:sz w:val="18"/>
                <w:szCs w:val="18"/>
              </w:rPr>
              <w:t>NBI - Introduction to LabArchives</w:t>
            </w:r>
          </w:p>
        </w:tc>
      </w:tr>
      <w:tr w:rsidR="00831481" w:rsidRPr="00B670C0" w14:paraId="72BCB04D" w14:textId="77777777">
        <w:tc>
          <w:tcPr>
            <w:tcW w:w="3660" w:type="dxa"/>
            <w:shd w:val="clear" w:color="auto" w:fill="auto"/>
            <w:tcMar>
              <w:top w:w="100" w:type="dxa"/>
              <w:left w:w="100" w:type="dxa"/>
              <w:bottom w:w="100" w:type="dxa"/>
              <w:right w:w="100" w:type="dxa"/>
            </w:tcMar>
          </w:tcPr>
          <w:p w14:paraId="31B99ABD" w14:textId="77777777" w:rsidR="00831481" w:rsidRPr="00B670C0" w:rsidRDefault="0035605E" w:rsidP="00B670C0">
            <w:pPr>
              <w:widowControl w:val="0"/>
              <w:spacing w:line="240" w:lineRule="auto"/>
              <w:rPr>
                <w:sz w:val="18"/>
                <w:szCs w:val="18"/>
              </w:rPr>
            </w:pPr>
            <w:r w:rsidRPr="00B670C0">
              <w:rPr>
                <w:sz w:val="18"/>
                <w:szCs w:val="18"/>
              </w:rPr>
              <w:t>Statistical Analysis &amp; Experimental Design</w:t>
            </w:r>
          </w:p>
        </w:tc>
        <w:tc>
          <w:tcPr>
            <w:tcW w:w="1260" w:type="dxa"/>
            <w:shd w:val="clear" w:color="auto" w:fill="auto"/>
            <w:tcMar>
              <w:top w:w="100" w:type="dxa"/>
              <w:left w:w="100" w:type="dxa"/>
              <w:bottom w:w="100" w:type="dxa"/>
              <w:right w:w="100" w:type="dxa"/>
            </w:tcMar>
          </w:tcPr>
          <w:p w14:paraId="38720D6B" w14:textId="77777777" w:rsidR="00831481" w:rsidRPr="00B670C0" w:rsidRDefault="0035605E" w:rsidP="00B670C0">
            <w:pPr>
              <w:widowControl w:val="0"/>
              <w:spacing w:line="240" w:lineRule="auto"/>
              <w:rPr>
                <w:sz w:val="18"/>
                <w:szCs w:val="18"/>
              </w:rPr>
            </w:pPr>
            <w:r w:rsidRPr="00B670C0">
              <w:rPr>
                <w:sz w:val="18"/>
                <w:szCs w:val="18"/>
              </w:rPr>
              <w:t>10/11/21</w:t>
            </w:r>
          </w:p>
        </w:tc>
        <w:tc>
          <w:tcPr>
            <w:tcW w:w="4860" w:type="dxa"/>
            <w:shd w:val="clear" w:color="auto" w:fill="auto"/>
            <w:tcMar>
              <w:top w:w="100" w:type="dxa"/>
              <w:left w:w="100" w:type="dxa"/>
              <w:bottom w:w="100" w:type="dxa"/>
              <w:right w:w="100" w:type="dxa"/>
            </w:tcMar>
          </w:tcPr>
          <w:p w14:paraId="0A7983A9" w14:textId="77777777" w:rsidR="00831481" w:rsidRPr="00B670C0" w:rsidRDefault="0035605E" w:rsidP="00B670C0">
            <w:pPr>
              <w:widowControl w:val="0"/>
              <w:spacing w:line="240" w:lineRule="auto"/>
              <w:rPr>
                <w:sz w:val="18"/>
                <w:szCs w:val="18"/>
              </w:rPr>
            </w:pPr>
            <w:r w:rsidRPr="00B670C0">
              <w:rPr>
                <w:sz w:val="18"/>
                <w:szCs w:val="18"/>
              </w:rPr>
              <w:t>NRPDTP - How to remove bias and design a study</w:t>
            </w:r>
          </w:p>
        </w:tc>
      </w:tr>
      <w:tr w:rsidR="00831481" w:rsidRPr="00B670C0" w14:paraId="21C4DF88" w14:textId="77777777">
        <w:tc>
          <w:tcPr>
            <w:tcW w:w="3660" w:type="dxa"/>
            <w:shd w:val="clear" w:color="auto" w:fill="auto"/>
            <w:tcMar>
              <w:top w:w="100" w:type="dxa"/>
              <w:left w:w="100" w:type="dxa"/>
              <w:bottom w:w="100" w:type="dxa"/>
              <w:right w:w="100" w:type="dxa"/>
            </w:tcMar>
          </w:tcPr>
          <w:p w14:paraId="4BC465DE" w14:textId="77777777" w:rsidR="00831481" w:rsidRPr="00B670C0" w:rsidRDefault="0035605E" w:rsidP="00B670C0">
            <w:pPr>
              <w:widowControl w:val="0"/>
              <w:spacing w:line="240" w:lineRule="auto"/>
              <w:rPr>
                <w:sz w:val="18"/>
                <w:szCs w:val="18"/>
              </w:rPr>
            </w:pPr>
            <w:r w:rsidRPr="00B670C0">
              <w:rPr>
                <w:sz w:val="18"/>
                <w:szCs w:val="18"/>
              </w:rPr>
              <w:t>Introduction to Global Citizenship</w:t>
            </w:r>
          </w:p>
        </w:tc>
        <w:tc>
          <w:tcPr>
            <w:tcW w:w="1260" w:type="dxa"/>
            <w:shd w:val="clear" w:color="auto" w:fill="auto"/>
            <w:tcMar>
              <w:top w:w="100" w:type="dxa"/>
              <w:left w:w="100" w:type="dxa"/>
              <w:bottom w:w="100" w:type="dxa"/>
              <w:right w:w="100" w:type="dxa"/>
            </w:tcMar>
          </w:tcPr>
          <w:p w14:paraId="4884E511" w14:textId="77777777" w:rsidR="00831481" w:rsidRPr="00B670C0" w:rsidRDefault="0035605E" w:rsidP="00B670C0">
            <w:pPr>
              <w:widowControl w:val="0"/>
              <w:spacing w:line="240" w:lineRule="auto"/>
              <w:rPr>
                <w:sz w:val="18"/>
                <w:szCs w:val="18"/>
              </w:rPr>
            </w:pPr>
            <w:r w:rsidRPr="00B670C0">
              <w:rPr>
                <w:sz w:val="18"/>
                <w:szCs w:val="18"/>
              </w:rPr>
              <w:t>11/11/21</w:t>
            </w:r>
          </w:p>
        </w:tc>
        <w:tc>
          <w:tcPr>
            <w:tcW w:w="4860" w:type="dxa"/>
            <w:shd w:val="clear" w:color="auto" w:fill="auto"/>
            <w:tcMar>
              <w:top w:w="100" w:type="dxa"/>
              <w:left w:w="100" w:type="dxa"/>
              <w:bottom w:w="100" w:type="dxa"/>
              <w:right w:w="100" w:type="dxa"/>
            </w:tcMar>
          </w:tcPr>
          <w:p w14:paraId="2D549AD6" w14:textId="77777777" w:rsidR="00831481" w:rsidRPr="00B670C0" w:rsidRDefault="0035605E" w:rsidP="00B670C0">
            <w:pPr>
              <w:widowControl w:val="0"/>
              <w:spacing w:line="240" w:lineRule="auto"/>
              <w:rPr>
                <w:sz w:val="18"/>
                <w:szCs w:val="18"/>
              </w:rPr>
            </w:pPr>
            <w:r w:rsidRPr="00B670C0">
              <w:rPr>
                <w:sz w:val="18"/>
                <w:szCs w:val="18"/>
              </w:rPr>
              <w:t>NRPDTP - How to make research ethical and accessible</w:t>
            </w:r>
          </w:p>
        </w:tc>
      </w:tr>
      <w:tr w:rsidR="00831481" w:rsidRPr="00B670C0" w14:paraId="08AA07F1" w14:textId="77777777">
        <w:tc>
          <w:tcPr>
            <w:tcW w:w="3660" w:type="dxa"/>
            <w:shd w:val="clear" w:color="auto" w:fill="auto"/>
            <w:tcMar>
              <w:top w:w="100" w:type="dxa"/>
              <w:left w:w="100" w:type="dxa"/>
              <w:bottom w:w="100" w:type="dxa"/>
              <w:right w:w="100" w:type="dxa"/>
            </w:tcMar>
          </w:tcPr>
          <w:p w14:paraId="18C02B71" w14:textId="77777777" w:rsidR="00831481" w:rsidRPr="00B670C0" w:rsidRDefault="0035605E" w:rsidP="00B670C0">
            <w:pPr>
              <w:widowControl w:val="0"/>
              <w:spacing w:line="240" w:lineRule="auto"/>
              <w:rPr>
                <w:sz w:val="18"/>
                <w:szCs w:val="18"/>
              </w:rPr>
            </w:pPr>
            <w:r w:rsidRPr="00B670C0">
              <w:rPr>
                <w:sz w:val="18"/>
                <w:szCs w:val="18"/>
              </w:rPr>
              <w:t>Mental Health Awareness</w:t>
            </w:r>
          </w:p>
        </w:tc>
        <w:tc>
          <w:tcPr>
            <w:tcW w:w="1260" w:type="dxa"/>
            <w:shd w:val="clear" w:color="auto" w:fill="auto"/>
            <w:tcMar>
              <w:top w:w="100" w:type="dxa"/>
              <w:left w:w="100" w:type="dxa"/>
              <w:bottom w:w="100" w:type="dxa"/>
              <w:right w:w="100" w:type="dxa"/>
            </w:tcMar>
          </w:tcPr>
          <w:p w14:paraId="1F4F4906" w14:textId="77777777" w:rsidR="00831481" w:rsidRPr="00B670C0" w:rsidRDefault="0035605E" w:rsidP="00B670C0">
            <w:pPr>
              <w:widowControl w:val="0"/>
              <w:spacing w:line="240" w:lineRule="auto"/>
              <w:rPr>
                <w:sz w:val="18"/>
                <w:szCs w:val="18"/>
              </w:rPr>
            </w:pPr>
            <w:r w:rsidRPr="00B670C0">
              <w:rPr>
                <w:sz w:val="18"/>
                <w:szCs w:val="18"/>
              </w:rPr>
              <w:t>29/11/21</w:t>
            </w:r>
          </w:p>
        </w:tc>
        <w:tc>
          <w:tcPr>
            <w:tcW w:w="4860" w:type="dxa"/>
            <w:shd w:val="clear" w:color="auto" w:fill="auto"/>
            <w:tcMar>
              <w:top w:w="100" w:type="dxa"/>
              <w:left w:w="100" w:type="dxa"/>
              <w:bottom w:w="100" w:type="dxa"/>
              <w:right w:w="100" w:type="dxa"/>
            </w:tcMar>
          </w:tcPr>
          <w:p w14:paraId="3FB11CC8" w14:textId="77777777" w:rsidR="00831481" w:rsidRPr="00B670C0" w:rsidRDefault="0035605E" w:rsidP="00B670C0">
            <w:pPr>
              <w:widowControl w:val="0"/>
              <w:spacing w:line="240" w:lineRule="auto"/>
              <w:rPr>
                <w:sz w:val="18"/>
                <w:szCs w:val="18"/>
              </w:rPr>
            </w:pPr>
            <w:r w:rsidRPr="00B670C0">
              <w:rPr>
                <w:sz w:val="18"/>
                <w:szCs w:val="18"/>
              </w:rPr>
              <w:t xml:space="preserve">Norfolk MIND - Mental wellbeing </w:t>
            </w:r>
          </w:p>
        </w:tc>
      </w:tr>
      <w:tr w:rsidR="00831481" w:rsidRPr="00B670C0" w14:paraId="530F0DBF" w14:textId="77777777">
        <w:tc>
          <w:tcPr>
            <w:tcW w:w="3660" w:type="dxa"/>
            <w:shd w:val="clear" w:color="auto" w:fill="auto"/>
            <w:tcMar>
              <w:top w:w="100" w:type="dxa"/>
              <w:left w:w="100" w:type="dxa"/>
              <w:bottom w:w="100" w:type="dxa"/>
              <w:right w:w="100" w:type="dxa"/>
            </w:tcMar>
          </w:tcPr>
          <w:p w14:paraId="7DFF4F83" w14:textId="77777777" w:rsidR="00831481" w:rsidRPr="00B670C0" w:rsidRDefault="0035605E" w:rsidP="00B670C0">
            <w:pPr>
              <w:widowControl w:val="0"/>
              <w:spacing w:line="240" w:lineRule="auto"/>
              <w:rPr>
                <w:sz w:val="18"/>
                <w:szCs w:val="18"/>
              </w:rPr>
            </w:pPr>
            <w:r w:rsidRPr="00B670C0">
              <w:rPr>
                <w:sz w:val="18"/>
                <w:szCs w:val="18"/>
              </w:rPr>
              <w:t>Research &amp; Publication Ethics &amp; Integrity</w:t>
            </w:r>
          </w:p>
        </w:tc>
        <w:tc>
          <w:tcPr>
            <w:tcW w:w="1260" w:type="dxa"/>
            <w:shd w:val="clear" w:color="auto" w:fill="auto"/>
            <w:tcMar>
              <w:top w:w="100" w:type="dxa"/>
              <w:left w:w="100" w:type="dxa"/>
              <w:bottom w:w="100" w:type="dxa"/>
              <w:right w:w="100" w:type="dxa"/>
            </w:tcMar>
          </w:tcPr>
          <w:p w14:paraId="469A3FD0" w14:textId="77777777" w:rsidR="00831481" w:rsidRPr="00B670C0" w:rsidRDefault="0035605E" w:rsidP="00B670C0">
            <w:pPr>
              <w:widowControl w:val="0"/>
              <w:spacing w:line="240" w:lineRule="auto"/>
              <w:rPr>
                <w:sz w:val="18"/>
                <w:szCs w:val="18"/>
              </w:rPr>
            </w:pPr>
            <w:r w:rsidRPr="00B670C0">
              <w:rPr>
                <w:sz w:val="18"/>
                <w:szCs w:val="18"/>
              </w:rPr>
              <w:t>1-2/12/21</w:t>
            </w:r>
          </w:p>
        </w:tc>
        <w:tc>
          <w:tcPr>
            <w:tcW w:w="4860" w:type="dxa"/>
            <w:shd w:val="clear" w:color="auto" w:fill="auto"/>
            <w:tcMar>
              <w:top w:w="100" w:type="dxa"/>
              <w:left w:w="100" w:type="dxa"/>
              <w:bottom w:w="100" w:type="dxa"/>
              <w:right w:w="100" w:type="dxa"/>
            </w:tcMar>
          </w:tcPr>
          <w:p w14:paraId="268EE5B5" w14:textId="77777777" w:rsidR="00831481" w:rsidRPr="00B670C0" w:rsidRDefault="0035605E" w:rsidP="00B670C0">
            <w:pPr>
              <w:widowControl w:val="0"/>
              <w:spacing w:line="240" w:lineRule="auto"/>
              <w:rPr>
                <w:sz w:val="18"/>
                <w:szCs w:val="18"/>
              </w:rPr>
            </w:pPr>
            <w:r w:rsidRPr="00B670C0">
              <w:rPr>
                <w:sz w:val="18"/>
                <w:szCs w:val="18"/>
              </w:rPr>
              <w:t>NRPDTP</w:t>
            </w:r>
          </w:p>
        </w:tc>
      </w:tr>
      <w:tr w:rsidR="00831481" w:rsidRPr="00B670C0" w14:paraId="70F557BA" w14:textId="77777777">
        <w:tc>
          <w:tcPr>
            <w:tcW w:w="3660" w:type="dxa"/>
            <w:shd w:val="clear" w:color="auto" w:fill="auto"/>
            <w:tcMar>
              <w:top w:w="100" w:type="dxa"/>
              <w:left w:w="100" w:type="dxa"/>
              <w:bottom w:w="100" w:type="dxa"/>
              <w:right w:w="100" w:type="dxa"/>
            </w:tcMar>
          </w:tcPr>
          <w:p w14:paraId="038F2CAF" w14:textId="77777777" w:rsidR="00831481" w:rsidRPr="00B670C0" w:rsidRDefault="0035605E" w:rsidP="00B670C0">
            <w:pPr>
              <w:widowControl w:val="0"/>
              <w:spacing w:line="240" w:lineRule="auto"/>
              <w:rPr>
                <w:sz w:val="18"/>
                <w:szCs w:val="18"/>
              </w:rPr>
            </w:pPr>
            <w:r w:rsidRPr="00B670C0">
              <w:rPr>
                <w:sz w:val="18"/>
                <w:szCs w:val="18"/>
              </w:rPr>
              <w:t>Probation Briefing</w:t>
            </w:r>
          </w:p>
        </w:tc>
        <w:tc>
          <w:tcPr>
            <w:tcW w:w="1260" w:type="dxa"/>
            <w:shd w:val="clear" w:color="auto" w:fill="auto"/>
            <w:tcMar>
              <w:top w:w="100" w:type="dxa"/>
              <w:left w:w="100" w:type="dxa"/>
              <w:bottom w:w="100" w:type="dxa"/>
              <w:right w:w="100" w:type="dxa"/>
            </w:tcMar>
          </w:tcPr>
          <w:p w14:paraId="26B1F650" w14:textId="77777777" w:rsidR="00831481" w:rsidRPr="00B670C0" w:rsidRDefault="0035605E" w:rsidP="00B670C0">
            <w:pPr>
              <w:widowControl w:val="0"/>
              <w:spacing w:line="240" w:lineRule="auto"/>
              <w:rPr>
                <w:sz w:val="18"/>
                <w:szCs w:val="18"/>
              </w:rPr>
            </w:pPr>
            <w:r w:rsidRPr="00B670C0">
              <w:rPr>
                <w:sz w:val="18"/>
                <w:szCs w:val="18"/>
              </w:rPr>
              <w:t>13/12/21</w:t>
            </w:r>
          </w:p>
        </w:tc>
        <w:tc>
          <w:tcPr>
            <w:tcW w:w="4860" w:type="dxa"/>
            <w:shd w:val="clear" w:color="auto" w:fill="auto"/>
            <w:tcMar>
              <w:top w:w="100" w:type="dxa"/>
              <w:left w:w="100" w:type="dxa"/>
              <w:bottom w:w="100" w:type="dxa"/>
              <w:right w:w="100" w:type="dxa"/>
            </w:tcMar>
          </w:tcPr>
          <w:p w14:paraId="14433282" w14:textId="77777777" w:rsidR="00831481" w:rsidRPr="00B670C0" w:rsidRDefault="0035605E" w:rsidP="00B670C0">
            <w:pPr>
              <w:widowControl w:val="0"/>
              <w:spacing w:line="240" w:lineRule="auto"/>
              <w:rPr>
                <w:sz w:val="18"/>
                <w:szCs w:val="18"/>
              </w:rPr>
            </w:pPr>
            <w:r w:rsidRPr="00B670C0">
              <w:rPr>
                <w:sz w:val="18"/>
                <w:szCs w:val="18"/>
              </w:rPr>
              <w:t>NRPDTP - Preparing for the probationary review</w:t>
            </w:r>
          </w:p>
        </w:tc>
      </w:tr>
      <w:tr w:rsidR="00831481" w:rsidRPr="00B670C0" w14:paraId="77ED9FBE" w14:textId="77777777">
        <w:tc>
          <w:tcPr>
            <w:tcW w:w="3660" w:type="dxa"/>
            <w:shd w:val="clear" w:color="auto" w:fill="auto"/>
            <w:tcMar>
              <w:top w:w="100" w:type="dxa"/>
              <w:left w:w="100" w:type="dxa"/>
              <w:bottom w:w="100" w:type="dxa"/>
              <w:right w:w="100" w:type="dxa"/>
            </w:tcMar>
          </w:tcPr>
          <w:p w14:paraId="0F3364BF" w14:textId="77777777" w:rsidR="00831481" w:rsidRPr="00B670C0" w:rsidRDefault="0035605E" w:rsidP="00B670C0">
            <w:pPr>
              <w:widowControl w:val="0"/>
              <w:spacing w:line="240" w:lineRule="auto"/>
              <w:rPr>
                <w:sz w:val="18"/>
                <w:szCs w:val="18"/>
              </w:rPr>
            </w:pPr>
            <w:r w:rsidRPr="00B670C0">
              <w:rPr>
                <w:sz w:val="18"/>
                <w:szCs w:val="18"/>
              </w:rPr>
              <w:t>Computational Biology &amp; Big Data Science</w:t>
            </w:r>
          </w:p>
        </w:tc>
        <w:tc>
          <w:tcPr>
            <w:tcW w:w="1260" w:type="dxa"/>
            <w:shd w:val="clear" w:color="auto" w:fill="auto"/>
            <w:tcMar>
              <w:top w:w="100" w:type="dxa"/>
              <w:left w:w="100" w:type="dxa"/>
              <w:bottom w:w="100" w:type="dxa"/>
              <w:right w:w="100" w:type="dxa"/>
            </w:tcMar>
          </w:tcPr>
          <w:p w14:paraId="41ACB5B3" w14:textId="77777777" w:rsidR="00831481" w:rsidRPr="00B670C0" w:rsidRDefault="0035605E" w:rsidP="00B670C0">
            <w:pPr>
              <w:widowControl w:val="0"/>
              <w:spacing w:line="240" w:lineRule="auto"/>
              <w:rPr>
                <w:sz w:val="18"/>
                <w:szCs w:val="18"/>
              </w:rPr>
            </w:pPr>
            <w:r w:rsidRPr="00B670C0">
              <w:rPr>
                <w:sz w:val="18"/>
                <w:szCs w:val="18"/>
              </w:rPr>
              <w:t>20/1/22</w:t>
            </w:r>
          </w:p>
        </w:tc>
        <w:tc>
          <w:tcPr>
            <w:tcW w:w="4860" w:type="dxa"/>
            <w:shd w:val="clear" w:color="auto" w:fill="auto"/>
            <w:tcMar>
              <w:top w:w="100" w:type="dxa"/>
              <w:left w:w="100" w:type="dxa"/>
              <w:bottom w:w="100" w:type="dxa"/>
              <w:right w:w="100" w:type="dxa"/>
            </w:tcMar>
          </w:tcPr>
          <w:p w14:paraId="19C3645A" w14:textId="77777777" w:rsidR="00831481" w:rsidRPr="00B670C0" w:rsidRDefault="0035605E" w:rsidP="00B670C0">
            <w:pPr>
              <w:widowControl w:val="0"/>
              <w:spacing w:line="240" w:lineRule="auto"/>
              <w:rPr>
                <w:sz w:val="18"/>
                <w:szCs w:val="18"/>
              </w:rPr>
            </w:pPr>
            <w:r w:rsidRPr="00B670C0">
              <w:rPr>
                <w:sz w:val="18"/>
                <w:szCs w:val="18"/>
              </w:rPr>
              <w:t>NRPDTP - Intro to bioinformatics and machine learning, useful tools and potential career paths</w:t>
            </w:r>
          </w:p>
        </w:tc>
      </w:tr>
      <w:tr w:rsidR="00831481" w:rsidRPr="00B670C0" w14:paraId="38B03610" w14:textId="77777777">
        <w:tc>
          <w:tcPr>
            <w:tcW w:w="3660" w:type="dxa"/>
            <w:shd w:val="clear" w:color="auto" w:fill="auto"/>
            <w:tcMar>
              <w:top w:w="100" w:type="dxa"/>
              <w:left w:w="100" w:type="dxa"/>
              <w:bottom w:w="100" w:type="dxa"/>
              <w:right w:w="100" w:type="dxa"/>
            </w:tcMar>
          </w:tcPr>
          <w:p w14:paraId="72162E10" w14:textId="77777777" w:rsidR="00831481" w:rsidRPr="00B670C0" w:rsidRDefault="0035605E" w:rsidP="00B670C0">
            <w:pPr>
              <w:widowControl w:val="0"/>
              <w:spacing w:line="240" w:lineRule="auto"/>
              <w:rPr>
                <w:sz w:val="18"/>
                <w:szCs w:val="18"/>
              </w:rPr>
            </w:pPr>
            <w:r w:rsidRPr="00B670C0">
              <w:rPr>
                <w:sz w:val="18"/>
                <w:szCs w:val="18"/>
              </w:rPr>
              <w:t>CV &amp; Networking workshop</w:t>
            </w:r>
          </w:p>
        </w:tc>
        <w:tc>
          <w:tcPr>
            <w:tcW w:w="1260" w:type="dxa"/>
            <w:shd w:val="clear" w:color="auto" w:fill="auto"/>
            <w:tcMar>
              <w:top w:w="100" w:type="dxa"/>
              <w:left w:w="100" w:type="dxa"/>
              <w:bottom w:w="100" w:type="dxa"/>
              <w:right w:w="100" w:type="dxa"/>
            </w:tcMar>
          </w:tcPr>
          <w:p w14:paraId="57F20755" w14:textId="77777777" w:rsidR="00831481" w:rsidRPr="00B670C0" w:rsidRDefault="0035605E" w:rsidP="00B670C0">
            <w:pPr>
              <w:widowControl w:val="0"/>
              <w:spacing w:line="240" w:lineRule="auto"/>
              <w:rPr>
                <w:sz w:val="18"/>
                <w:szCs w:val="18"/>
              </w:rPr>
            </w:pPr>
            <w:r w:rsidRPr="00B670C0">
              <w:rPr>
                <w:sz w:val="18"/>
                <w:szCs w:val="18"/>
              </w:rPr>
              <w:t>10/2/22</w:t>
            </w:r>
          </w:p>
        </w:tc>
        <w:tc>
          <w:tcPr>
            <w:tcW w:w="4860" w:type="dxa"/>
            <w:shd w:val="clear" w:color="auto" w:fill="auto"/>
            <w:tcMar>
              <w:top w:w="100" w:type="dxa"/>
              <w:left w:w="100" w:type="dxa"/>
              <w:bottom w:w="100" w:type="dxa"/>
              <w:right w:w="100" w:type="dxa"/>
            </w:tcMar>
          </w:tcPr>
          <w:p w14:paraId="7B103AE4" w14:textId="77777777" w:rsidR="00831481" w:rsidRPr="00B670C0" w:rsidRDefault="0035605E" w:rsidP="00B670C0">
            <w:pPr>
              <w:widowControl w:val="0"/>
              <w:spacing w:line="240" w:lineRule="auto"/>
              <w:rPr>
                <w:sz w:val="18"/>
                <w:szCs w:val="18"/>
              </w:rPr>
            </w:pPr>
            <w:r w:rsidRPr="00B670C0">
              <w:rPr>
                <w:sz w:val="18"/>
                <w:szCs w:val="18"/>
              </w:rPr>
              <w:t>NRPDTP -  How to design a CV for different contexts</w:t>
            </w:r>
          </w:p>
        </w:tc>
      </w:tr>
      <w:tr w:rsidR="00831481" w:rsidRPr="00B670C0" w14:paraId="53EEBD51" w14:textId="77777777">
        <w:tc>
          <w:tcPr>
            <w:tcW w:w="3660" w:type="dxa"/>
            <w:shd w:val="clear" w:color="auto" w:fill="auto"/>
            <w:tcMar>
              <w:top w:w="100" w:type="dxa"/>
              <w:left w:w="100" w:type="dxa"/>
              <w:bottom w:w="100" w:type="dxa"/>
              <w:right w:w="100" w:type="dxa"/>
            </w:tcMar>
          </w:tcPr>
          <w:p w14:paraId="5B16D9C1" w14:textId="77777777" w:rsidR="00831481" w:rsidRPr="00B670C0" w:rsidRDefault="0035605E" w:rsidP="00B670C0">
            <w:pPr>
              <w:widowControl w:val="0"/>
              <w:spacing w:line="240" w:lineRule="auto"/>
              <w:rPr>
                <w:sz w:val="18"/>
                <w:szCs w:val="18"/>
              </w:rPr>
            </w:pPr>
            <w:r w:rsidRPr="00B670C0">
              <w:rPr>
                <w:sz w:val="18"/>
                <w:szCs w:val="18"/>
              </w:rPr>
              <w:t>Introduction to Ethics in Publishing</w:t>
            </w:r>
          </w:p>
        </w:tc>
        <w:tc>
          <w:tcPr>
            <w:tcW w:w="1260" w:type="dxa"/>
            <w:shd w:val="clear" w:color="auto" w:fill="auto"/>
            <w:tcMar>
              <w:top w:w="100" w:type="dxa"/>
              <w:left w:w="100" w:type="dxa"/>
              <w:bottom w:w="100" w:type="dxa"/>
              <w:right w:w="100" w:type="dxa"/>
            </w:tcMar>
          </w:tcPr>
          <w:p w14:paraId="16ACA811" w14:textId="77777777" w:rsidR="00831481" w:rsidRPr="00B670C0" w:rsidRDefault="0035605E" w:rsidP="00B670C0">
            <w:pPr>
              <w:widowControl w:val="0"/>
              <w:spacing w:line="240" w:lineRule="auto"/>
              <w:rPr>
                <w:sz w:val="18"/>
                <w:szCs w:val="18"/>
              </w:rPr>
            </w:pPr>
            <w:r w:rsidRPr="00B670C0">
              <w:rPr>
                <w:sz w:val="18"/>
                <w:szCs w:val="18"/>
              </w:rPr>
              <w:t>8/3/22</w:t>
            </w:r>
          </w:p>
        </w:tc>
        <w:tc>
          <w:tcPr>
            <w:tcW w:w="4860" w:type="dxa"/>
            <w:shd w:val="clear" w:color="auto" w:fill="auto"/>
            <w:tcMar>
              <w:top w:w="100" w:type="dxa"/>
              <w:left w:w="100" w:type="dxa"/>
              <w:bottom w:w="100" w:type="dxa"/>
              <w:right w:w="100" w:type="dxa"/>
            </w:tcMar>
          </w:tcPr>
          <w:p w14:paraId="78B85DAD" w14:textId="77777777" w:rsidR="00831481" w:rsidRPr="00B670C0" w:rsidRDefault="0035605E" w:rsidP="00B670C0">
            <w:pPr>
              <w:widowControl w:val="0"/>
              <w:spacing w:line="240" w:lineRule="auto"/>
              <w:rPr>
                <w:sz w:val="18"/>
                <w:szCs w:val="18"/>
              </w:rPr>
            </w:pPr>
            <w:r w:rsidRPr="00B670C0">
              <w:rPr>
                <w:sz w:val="18"/>
                <w:szCs w:val="18"/>
              </w:rPr>
              <w:t>NRPDTP</w:t>
            </w:r>
          </w:p>
        </w:tc>
      </w:tr>
      <w:tr w:rsidR="00831481" w:rsidRPr="00B670C0" w14:paraId="3487C51B" w14:textId="77777777">
        <w:tc>
          <w:tcPr>
            <w:tcW w:w="3660" w:type="dxa"/>
            <w:shd w:val="clear" w:color="auto" w:fill="auto"/>
            <w:tcMar>
              <w:top w:w="100" w:type="dxa"/>
              <w:left w:w="100" w:type="dxa"/>
              <w:bottom w:w="100" w:type="dxa"/>
              <w:right w:w="100" w:type="dxa"/>
            </w:tcMar>
          </w:tcPr>
          <w:p w14:paraId="08E1B5DB" w14:textId="77777777" w:rsidR="00831481" w:rsidRPr="00B670C0" w:rsidRDefault="0035605E" w:rsidP="00B670C0">
            <w:pPr>
              <w:widowControl w:val="0"/>
              <w:spacing w:line="240" w:lineRule="auto"/>
              <w:rPr>
                <w:sz w:val="18"/>
                <w:szCs w:val="18"/>
              </w:rPr>
            </w:pPr>
            <w:r w:rsidRPr="00B670C0">
              <w:rPr>
                <w:sz w:val="18"/>
                <w:szCs w:val="18"/>
              </w:rPr>
              <w:t>Masterclass - Generating &amp; Protecting Knowledge</w:t>
            </w:r>
          </w:p>
        </w:tc>
        <w:tc>
          <w:tcPr>
            <w:tcW w:w="1260" w:type="dxa"/>
            <w:shd w:val="clear" w:color="auto" w:fill="auto"/>
            <w:tcMar>
              <w:top w:w="100" w:type="dxa"/>
              <w:left w:w="100" w:type="dxa"/>
              <w:bottom w:w="100" w:type="dxa"/>
              <w:right w:w="100" w:type="dxa"/>
            </w:tcMar>
          </w:tcPr>
          <w:p w14:paraId="560A3579" w14:textId="77777777" w:rsidR="00831481" w:rsidRPr="00B670C0" w:rsidRDefault="0035605E" w:rsidP="00B670C0">
            <w:pPr>
              <w:widowControl w:val="0"/>
              <w:spacing w:line="240" w:lineRule="auto"/>
              <w:rPr>
                <w:sz w:val="18"/>
                <w:szCs w:val="18"/>
              </w:rPr>
            </w:pPr>
            <w:r w:rsidRPr="00B670C0">
              <w:rPr>
                <w:sz w:val="18"/>
                <w:szCs w:val="18"/>
              </w:rPr>
              <w:t>10/3/22</w:t>
            </w:r>
          </w:p>
        </w:tc>
        <w:tc>
          <w:tcPr>
            <w:tcW w:w="4860" w:type="dxa"/>
            <w:shd w:val="clear" w:color="auto" w:fill="auto"/>
            <w:tcMar>
              <w:top w:w="100" w:type="dxa"/>
              <w:left w:w="100" w:type="dxa"/>
              <w:bottom w:w="100" w:type="dxa"/>
              <w:right w:w="100" w:type="dxa"/>
            </w:tcMar>
          </w:tcPr>
          <w:p w14:paraId="60B25585" w14:textId="77777777" w:rsidR="00831481" w:rsidRPr="00B670C0" w:rsidRDefault="0035605E" w:rsidP="00B670C0">
            <w:pPr>
              <w:widowControl w:val="0"/>
              <w:spacing w:line="240" w:lineRule="auto"/>
              <w:rPr>
                <w:sz w:val="18"/>
                <w:szCs w:val="18"/>
              </w:rPr>
            </w:pPr>
            <w:r w:rsidRPr="00B670C0">
              <w:rPr>
                <w:sz w:val="18"/>
                <w:szCs w:val="18"/>
              </w:rPr>
              <w:t>NRPDTP - IP and patenting processes</w:t>
            </w:r>
          </w:p>
        </w:tc>
      </w:tr>
      <w:tr w:rsidR="00831481" w:rsidRPr="00B670C0" w14:paraId="397E4CFD" w14:textId="77777777">
        <w:tc>
          <w:tcPr>
            <w:tcW w:w="3660" w:type="dxa"/>
            <w:shd w:val="clear" w:color="auto" w:fill="auto"/>
            <w:tcMar>
              <w:top w:w="100" w:type="dxa"/>
              <w:left w:w="100" w:type="dxa"/>
              <w:bottom w:w="100" w:type="dxa"/>
              <w:right w:w="100" w:type="dxa"/>
            </w:tcMar>
          </w:tcPr>
          <w:p w14:paraId="57A164F7" w14:textId="77777777" w:rsidR="00831481" w:rsidRPr="00B670C0" w:rsidRDefault="0035605E" w:rsidP="00B670C0">
            <w:pPr>
              <w:widowControl w:val="0"/>
              <w:spacing w:line="240" w:lineRule="auto"/>
              <w:rPr>
                <w:sz w:val="18"/>
                <w:szCs w:val="18"/>
              </w:rPr>
            </w:pPr>
            <w:r w:rsidRPr="00B670C0">
              <w:rPr>
                <w:sz w:val="18"/>
                <w:szCs w:val="18"/>
              </w:rPr>
              <w:t>Masterclass - Innovation and Entrepreneurial Skills</w:t>
            </w:r>
          </w:p>
        </w:tc>
        <w:tc>
          <w:tcPr>
            <w:tcW w:w="1260" w:type="dxa"/>
            <w:shd w:val="clear" w:color="auto" w:fill="auto"/>
            <w:tcMar>
              <w:top w:w="100" w:type="dxa"/>
              <w:left w:w="100" w:type="dxa"/>
              <w:bottom w:w="100" w:type="dxa"/>
              <w:right w:w="100" w:type="dxa"/>
            </w:tcMar>
          </w:tcPr>
          <w:p w14:paraId="65AB2E7F" w14:textId="77777777" w:rsidR="00831481" w:rsidRPr="00B670C0" w:rsidRDefault="0035605E" w:rsidP="00B670C0">
            <w:pPr>
              <w:widowControl w:val="0"/>
              <w:spacing w:line="240" w:lineRule="auto"/>
              <w:rPr>
                <w:sz w:val="18"/>
                <w:szCs w:val="18"/>
              </w:rPr>
            </w:pPr>
            <w:r w:rsidRPr="00B670C0">
              <w:rPr>
                <w:sz w:val="18"/>
                <w:szCs w:val="18"/>
              </w:rPr>
              <w:t>24/3/22</w:t>
            </w:r>
          </w:p>
        </w:tc>
        <w:tc>
          <w:tcPr>
            <w:tcW w:w="4860" w:type="dxa"/>
            <w:shd w:val="clear" w:color="auto" w:fill="auto"/>
            <w:tcMar>
              <w:top w:w="100" w:type="dxa"/>
              <w:left w:w="100" w:type="dxa"/>
              <w:bottom w:w="100" w:type="dxa"/>
              <w:right w:w="100" w:type="dxa"/>
            </w:tcMar>
          </w:tcPr>
          <w:p w14:paraId="7323A503" w14:textId="77777777" w:rsidR="00831481" w:rsidRPr="00B670C0" w:rsidRDefault="0035605E" w:rsidP="00B670C0">
            <w:pPr>
              <w:widowControl w:val="0"/>
              <w:spacing w:line="240" w:lineRule="auto"/>
              <w:rPr>
                <w:sz w:val="18"/>
                <w:szCs w:val="18"/>
              </w:rPr>
            </w:pPr>
            <w:r w:rsidRPr="00B670C0">
              <w:rPr>
                <w:sz w:val="18"/>
                <w:szCs w:val="18"/>
              </w:rPr>
              <w:t>NRPDTP - Entrepreneurship career paths and recommendations/advice</w:t>
            </w:r>
          </w:p>
        </w:tc>
      </w:tr>
    </w:tbl>
    <w:p w14:paraId="3D5C6B24" w14:textId="77777777" w:rsidR="00831481" w:rsidRPr="00B670C0" w:rsidRDefault="00831481" w:rsidP="00B670C0">
      <w:pPr>
        <w:spacing w:line="240" w:lineRule="auto"/>
        <w:rPr>
          <w:sz w:val="21"/>
          <w:szCs w:val="21"/>
        </w:rPr>
      </w:pPr>
    </w:p>
    <w:p w14:paraId="1D8706C4" w14:textId="77777777" w:rsidR="00831481" w:rsidRPr="00B670C0" w:rsidRDefault="0035605E" w:rsidP="00B670C0">
      <w:pPr>
        <w:spacing w:line="240" w:lineRule="auto"/>
        <w:rPr>
          <w:b/>
          <w:sz w:val="18"/>
          <w:szCs w:val="18"/>
        </w:rPr>
      </w:pPr>
      <w:r w:rsidRPr="00B670C0">
        <w:rPr>
          <w:b/>
          <w:sz w:val="18"/>
          <w:szCs w:val="18"/>
        </w:rPr>
        <w:t>Table 3.</w:t>
      </w:r>
    </w:p>
    <w:tbl>
      <w:tblPr>
        <w:tblStyle w:val="a1"/>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575"/>
        <w:gridCol w:w="5055"/>
      </w:tblGrid>
      <w:tr w:rsidR="00831481" w:rsidRPr="00B670C0" w14:paraId="1458B92C" w14:textId="77777777" w:rsidTr="00D636CA">
        <w:trPr>
          <w:trHeight w:val="247"/>
        </w:trPr>
        <w:tc>
          <w:tcPr>
            <w:tcW w:w="9750" w:type="dxa"/>
            <w:gridSpan w:val="3"/>
            <w:shd w:val="clear" w:color="auto" w:fill="F9CB9C"/>
            <w:tcMar>
              <w:top w:w="100" w:type="dxa"/>
              <w:left w:w="100" w:type="dxa"/>
              <w:bottom w:w="100" w:type="dxa"/>
              <w:right w:w="100" w:type="dxa"/>
            </w:tcMar>
          </w:tcPr>
          <w:p w14:paraId="601B5A01" w14:textId="77777777" w:rsidR="00831481" w:rsidRPr="00B670C0" w:rsidRDefault="0035605E" w:rsidP="00B670C0">
            <w:pPr>
              <w:widowControl w:val="0"/>
              <w:pBdr>
                <w:top w:val="nil"/>
                <w:left w:val="nil"/>
                <w:bottom w:val="nil"/>
                <w:right w:val="nil"/>
                <w:between w:val="nil"/>
              </w:pBdr>
              <w:spacing w:line="240" w:lineRule="auto"/>
              <w:rPr>
                <w:b/>
                <w:sz w:val="21"/>
                <w:szCs w:val="21"/>
              </w:rPr>
            </w:pPr>
            <w:r w:rsidRPr="00B670C0">
              <w:rPr>
                <w:b/>
                <w:sz w:val="21"/>
                <w:szCs w:val="21"/>
              </w:rPr>
              <w:t>Non-mandatory training</w:t>
            </w:r>
          </w:p>
        </w:tc>
      </w:tr>
      <w:tr w:rsidR="00831481" w:rsidRPr="00B670C0" w14:paraId="155EF478" w14:textId="77777777">
        <w:tc>
          <w:tcPr>
            <w:tcW w:w="3120" w:type="dxa"/>
            <w:shd w:val="clear" w:color="auto" w:fill="FCE5CD"/>
            <w:tcMar>
              <w:top w:w="100" w:type="dxa"/>
              <w:left w:w="100" w:type="dxa"/>
              <w:bottom w:w="100" w:type="dxa"/>
              <w:right w:w="100" w:type="dxa"/>
            </w:tcMar>
          </w:tcPr>
          <w:p w14:paraId="2AC49A89"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lastRenderedPageBreak/>
              <w:t>Training course</w:t>
            </w:r>
          </w:p>
        </w:tc>
        <w:tc>
          <w:tcPr>
            <w:tcW w:w="1575" w:type="dxa"/>
            <w:shd w:val="clear" w:color="auto" w:fill="FCE5CD"/>
            <w:tcMar>
              <w:top w:w="100" w:type="dxa"/>
              <w:left w:w="100" w:type="dxa"/>
              <w:bottom w:w="100" w:type="dxa"/>
              <w:right w:w="100" w:type="dxa"/>
            </w:tcMar>
          </w:tcPr>
          <w:p w14:paraId="53695388"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Date</w:t>
            </w:r>
          </w:p>
        </w:tc>
        <w:tc>
          <w:tcPr>
            <w:tcW w:w="5055" w:type="dxa"/>
            <w:shd w:val="clear" w:color="auto" w:fill="FCE5CD"/>
            <w:tcMar>
              <w:top w:w="100" w:type="dxa"/>
              <w:left w:w="100" w:type="dxa"/>
              <w:bottom w:w="100" w:type="dxa"/>
              <w:right w:w="100" w:type="dxa"/>
            </w:tcMar>
          </w:tcPr>
          <w:p w14:paraId="0AB6797A"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Description</w:t>
            </w:r>
          </w:p>
        </w:tc>
      </w:tr>
      <w:tr w:rsidR="00831481" w:rsidRPr="00B670C0" w14:paraId="2A07F225" w14:textId="77777777">
        <w:tc>
          <w:tcPr>
            <w:tcW w:w="3120" w:type="dxa"/>
            <w:shd w:val="clear" w:color="auto" w:fill="auto"/>
            <w:tcMar>
              <w:top w:w="100" w:type="dxa"/>
              <w:left w:w="100" w:type="dxa"/>
              <w:bottom w:w="100" w:type="dxa"/>
              <w:right w:w="100" w:type="dxa"/>
            </w:tcMar>
          </w:tcPr>
          <w:p w14:paraId="76D56D71"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Active bystander training</w:t>
            </w:r>
          </w:p>
        </w:tc>
        <w:tc>
          <w:tcPr>
            <w:tcW w:w="1575" w:type="dxa"/>
            <w:shd w:val="clear" w:color="auto" w:fill="auto"/>
            <w:tcMar>
              <w:top w:w="100" w:type="dxa"/>
              <w:left w:w="100" w:type="dxa"/>
              <w:bottom w:w="100" w:type="dxa"/>
              <w:right w:w="100" w:type="dxa"/>
            </w:tcMar>
          </w:tcPr>
          <w:p w14:paraId="74D47DA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19/10/21</w:t>
            </w:r>
          </w:p>
        </w:tc>
        <w:tc>
          <w:tcPr>
            <w:tcW w:w="5055" w:type="dxa"/>
            <w:shd w:val="clear" w:color="auto" w:fill="auto"/>
            <w:tcMar>
              <w:top w:w="100" w:type="dxa"/>
              <w:left w:w="100" w:type="dxa"/>
              <w:bottom w:w="100" w:type="dxa"/>
              <w:right w:w="100" w:type="dxa"/>
            </w:tcMar>
          </w:tcPr>
          <w:p w14:paraId="16E6A9A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 - How to be an active bystander</w:t>
            </w:r>
          </w:p>
        </w:tc>
      </w:tr>
      <w:tr w:rsidR="00831481" w:rsidRPr="00B670C0" w14:paraId="260DAE00" w14:textId="77777777">
        <w:tc>
          <w:tcPr>
            <w:tcW w:w="3120" w:type="dxa"/>
            <w:shd w:val="clear" w:color="auto" w:fill="auto"/>
            <w:tcMar>
              <w:top w:w="100" w:type="dxa"/>
              <w:left w:w="100" w:type="dxa"/>
              <w:bottom w:w="100" w:type="dxa"/>
              <w:right w:w="100" w:type="dxa"/>
            </w:tcMar>
          </w:tcPr>
          <w:p w14:paraId="0DE133E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Getting started with R</w:t>
            </w:r>
          </w:p>
        </w:tc>
        <w:tc>
          <w:tcPr>
            <w:tcW w:w="1575" w:type="dxa"/>
            <w:shd w:val="clear" w:color="auto" w:fill="auto"/>
            <w:tcMar>
              <w:top w:w="100" w:type="dxa"/>
              <w:left w:w="100" w:type="dxa"/>
              <w:bottom w:w="100" w:type="dxa"/>
              <w:right w:w="100" w:type="dxa"/>
            </w:tcMar>
          </w:tcPr>
          <w:p w14:paraId="13921E09"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3/11/21</w:t>
            </w:r>
          </w:p>
        </w:tc>
        <w:tc>
          <w:tcPr>
            <w:tcW w:w="5055" w:type="dxa"/>
            <w:shd w:val="clear" w:color="auto" w:fill="auto"/>
            <w:tcMar>
              <w:top w:w="100" w:type="dxa"/>
              <w:left w:w="100" w:type="dxa"/>
              <w:bottom w:w="100" w:type="dxa"/>
              <w:right w:w="100" w:type="dxa"/>
            </w:tcMar>
          </w:tcPr>
          <w:p w14:paraId="6796FA5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 Basics of R including data and variable types</w:t>
            </w:r>
          </w:p>
        </w:tc>
      </w:tr>
      <w:tr w:rsidR="00831481" w:rsidRPr="00B670C0" w14:paraId="2B8C3940" w14:textId="77777777">
        <w:tc>
          <w:tcPr>
            <w:tcW w:w="3120" w:type="dxa"/>
            <w:shd w:val="clear" w:color="auto" w:fill="auto"/>
            <w:tcMar>
              <w:top w:w="100" w:type="dxa"/>
              <w:left w:w="100" w:type="dxa"/>
              <w:bottom w:w="100" w:type="dxa"/>
              <w:right w:w="100" w:type="dxa"/>
            </w:tcMar>
          </w:tcPr>
          <w:p w14:paraId="75D8EEC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Making figures in R</w:t>
            </w:r>
          </w:p>
        </w:tc>
        <w:tc>
          <w:tcPr>
            <w:tcW w:w="1575" w:type="dxa"/>
            <w:shd w:val="clear" w:color="auto" w:fill="auto"/>
            <w:tcMar>
              <w:top w:w="100" w:type="dxa"/>
              <w:left w:w="100" w:type="dxa"/>
              <w:bottom w:w="100" w:type="dxa"/>
              <w:right w:w="100" w:type="dxa"/>
            </w:tcMar>
          </w:tcPr>
          <w:p w14:paraId="1E4DD5D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19/11/21</w:t>
            </w:r>
          </w:p>
        </w:tc>
        <w:tc>
          <w:tcPr>
            <w:tcW w:w="5055" w:type="dxa"/>
            <w:shd w:val="clear" w:color="auto" w:fill="auto"/>
            <w:tcMar>
              <w:top w:w="100" w:type="dxa"/>
              <w:left w:w="100" w:type="dxa"/>
              <w:bottom w:w="100" w:type="dxa"/>
              <w:right w:w="100" w:type="dxa"/>
            </w:tcMar>
          </w:tcPr>
          <w:p w14:paraId="2B104DFA"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 Make figures using base R and ggplot</w:t>
            </w:r>
          </w:p>
        </w:tc>
      </w:tr>
      <w:tr w:rsidR="00831481" w:rsidRPr="00B670C0" w14:paraId="558732DC" w14:textId="77777777">
        <w:tc>
          <w:tcPr>
            <w:tcW w:w="3120" w:type="dxa"/>
            <w:shd w:val="clear" w:color="auto" w:fill="auto"/>
            <w:tcMar>
              <w:top w:w="100" w:type="dxa"/>
              <w:left w:w="100" w:type="dxa"/>
              <w:bottom w:w="100" w:type="dxa"/>
              <w:right w:w="100" w:type="dxa"/>
            </w:tcMar>
          </w:tcPr>
          <w:p w14:paraId="3D7D266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The productive researcher</w:t>
            </w:r>
          </w:p>
        </w:tc>
        <w:tc>
          <w:tcPr>
            <w:tcW w:w="1575" w:type="dxa"/>
            <w:shd w:val="clear" w:color="auto" w:fill="auto"/>
            <w:tcMar>
              <w:top w:w="100" w:type="dxa"/>
              <w:left w:w="100" w:type="dxa"/>
              <w:bottom w:w="100" w:type="dxa"/>
              <w:right w:w="100" w:type="dxa"/>
            </w:tcMar>
          </w:tcPr>
          <w:p w14:paraId="0536918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19/1/22</w:t>
            </w:r>
          </w:p>
        </w:tc>
        <w:tc>
          <w:tcPr>
            <w:tcW w:w="5055" w:type="dxa"/>
            <w:shd w:val="clear" w:color="auto" w:fill="auto"/>
            <w:tcMar>
              <w:top w:w="100" w:type="dxa"/>
              <w:left w:w="100" w:type="dxa"/>
              <w:bottom w:w="100" w:type="dxa"/>
              <w:right w:w="100" w:type="dxa"/>
            </w:tcMar>
          </w:tcPr>
          <w:p w14:paraId="1979177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 - Efficiency and productivity in academia</w:t>
            </w:r>
          </w:p>
        </w:tc>
      </w:tr>
      <w:tr w:rsidR="00831481" w:rsidRPr="00B670C0" w14:paraId="6AB419FC" w14:textId="77777777">
        <w:tc>
          <w:tcPr>
            <w:tcW w:w="3120" w:type="dxa"/>
            <w:shd w:val="clear" w:color="auto" w:fill="auto"/>
            <w:tcMar>
              <w:top w:w="100" w:type="dxa"/>
              <w:left w:w="100" w:type="dxa"/>
              <w:bottom w:w="100" w:type="dxa"/>
              <w:right w:w="100" w:type="dxa"/>
            </w:tcMar>
          </w:tcPr>
          <w:p w14:paraId="3EB705F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Mental health and wellbeing: a journey through postgraduate experiences</w:t>
            </w:r>
          </w:p>
        </w:tc>
        <w:tc>
          <w:tcPr>
            <w:tcW w:w="1575" w:type="dxa"/>
            <w:shd w:val="clear" w:color="auto" w:fill="auto"/>
            <w:tcMar>
              <w:top w:w="100" w:type="dxa"/>
              <w:left w:w="100" w:type="dxa"/>
              <w:bottom w:w="100" w:type="dxa"/>
              <w:right w:w="100" w:type="dxa"/>
            </w:tcMar>
          </w:tcPr>
          <w:p w14:paraId="0E6C27ED"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1/2/22</w:t>
            </w:r>
          </w:p>
        </w:tc>
        <w:tc>
          <w:tcPr>
            <w:tcW w:w="5055" w:type="dxa"/>
            <w:shd w:val="clear" w:color="auto" w:fill="auto"/>
            <w:tcMar>
              <w:top w:w="100" w:type="dxa"/>
              <w:left w:w="100" w:type="dxa"/>
              <w:bottom w:w="100" w:type="dxa"/>
              <w:right w:w="100" w:type="dxa"/>
            </w:tcMar>
          </w:tcPr>
          <w:p w14:paraId="6644711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 How to look after your mental health during a PhD</w:t>
            </w:r>
          </w:p>
        </w:tc>
      </w:tr>
      <w:tr w:rsidR="00831481" w:rsidRPr="00B670C0" w14:paraId="7377DEF1" w14:textId="77777777">
        <w:tc>
          <w:tcPr>
            <w:tcW w:w="3120" w:type="dxa"/>
            <w:shd w:val="clear" w:color="auto" w:fill="auto"/>
            <w:tcMar>
              <w:top w:w="100" w:type="dxa"/>
              <w:left w:w="100" w:type="dxa"/>
              <w:bottom w:w="100" w:type="dxa"/>
              <w:right w:w="100" w:type="dxa"/>
            </w:tcMar>
          </w:tcPr>
          <w:p w14:paraId="1A55B81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Surviving your PhD - five ways to wellbeing</w:t>
            </w:r>
          </w:p>
        </w:tc>
        <w:tc>
          <w:tcPr>
            <w:tcW w:w="1575" w:type="dxa"/>
            <w:shd w:val="clear" w:color="auto" w:fill="auto"/>
            <w:tcMar>
              <w:top w:w="100" w:type="dxa"/>
              <w:left w:w="100" w:type="dxa"/>
              <w:bottom w:w="100" w:type="dxa"/>
              <w:right w:w="100" w:type="dxa"/>
            </w:tcMar>
          </w:tcPr>
          <w:p w14:paraId="6583C7C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7/2/22</w:t>
            </w:r>
          </w:p>
        </w:tc>
        <w:tc>
          <w:tcPr>
            <w:tcW w:w="5055" w:type="dxa"/>
            <w:shd w:val="clear" w:color="auto" w:fill="auto"/>
            <w:tcMar>
              <w:top w:w="100" w:type="dxa"/>
              <w:left w:w="100" w:type="dxa"/>
              <w:bottom w:w="100" w:type="dxa"/>
              <w:right w:w="100" w:type="dxa"/>
            </w:tcMar>
          </w:tcPr>
          <w:p w14:paraId="0B95234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 Key features to take care of for your wellbeing</w:t>
            </w:r>
          </w:p>
        </w:tc>
      </w:tr>
      <w:tr w:rsidR="00831481" w:rsidRPr="00B670C0" w14:paraId="38721C93" w14:textId="77777777">
        <w:tc>
          <w:tcPr>
            <w:tcW w:w="3120" w:type="dxa"/>
            <w:shd w:val="clear" w:color="auto" w:fill="auto"/>
            <w:tcMar>
              <w:top w:w="100" w:type="dxa"/>
              <w:left w:w="100" w:type="dxa"/>
              <w:bottom w:w="100" w:type="dxa"/>
              <w:right w:w="100" w:type="dxa"/>
            </w:tcMar>
          </w:tcPr>
          <w:p w14:paraId="58B0B691"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Machine learning: a hands-on introduction</w:t>
            </w:r>
          </w:p>
        </w:tc>
        <w:tc>
          <w:tcPr>
            <w:tcW w:w="1575" w:type="dxa"/>
            <w:shd w:val="clear" w:color="auto" w:fill="auto"/>
            <w:tcMar>
              <w:top w:w="100" w:type="dxa"/>
              <w:left w:w="100" w:type="dxa"/>
              <w:bottom w:w="100" w:type="dxa"/>
              <w:right w:w="100" w:type="dxa"/>
            </w:tcMar>
          </w:tcPr>
          <w:p w14:paraId="0E58ABA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21 - 25/2/22</w:t>
            </w:r>
          </w:p>
        </w:tc>
        <w:tc>
          <w:tcPr>
            <w:tcW w:w="5055" w:type="dxa"/>
            <w:shd w:val="clear" w:color="auto" w:fill="auto"/>
            <w:tcMar>
              <w:top w:w="100" w:type="dxa"/>
              <w:left w:w="100" w:type="dxa"/>
              <w:bottom w:w="100" w:type="dxa"/>
              <w:right w:w="100" w:type="dxa"/>
            </w:tcMar>
          </w:tcPr>
          <w:p w14:paraId="7ABCCF8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Physalia - different machine learning methods and usage in R (30 contact hours)</w:t>
            </w:r>
          </w:p>
        </w:tc>
      </w:tr>
      <w:tr w:rsidR="00831481" w:rsidRPr="00B670C0" w14:paraId="59F2F921" w14:textId="77777777">
        <w:tc>
          <w:tcPr>
            <w:tcW w:w="3120" w:type="dxa"/>
            <w:shd w:val="clear" w:color="auto" w:fill="auto"/>
            <w:tcMar>
              <w:top w:w="100" w:type="dxa"/>
              <w:left w:w="100" w:type="dxa"/>
              <w:bottom w:w="100" w:type="dxa"/>
              <w:right w:w="100" w:type="dxa"/>
            </w:tcMar>
          </w:tcPr>
          <w:p w14:paraId="0CBF059A"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How to design an excellent scientific poster</w:t>
            </w:r>
          </w:p>
        </w:tc>
        <w:tc>
          <w:tcPr>
            <w:tcW w:w="1575" w:type="dxa"/>
            <w:shd w:val="clear" w:color="auto" w:fill="auto"/>
            <w:tcMar>
              <w:top w:w="100" w:type="dxa"/>
              <w:left w:w="100" w:type="dxa"/>
              <w:bottom w:w="100" w:type="dxa"/>
              <w:right w:w="100" w:type="dxa"/>
            </w:tcMar>
          </w:tcPr>
          <w:p w14:paraId="1746A26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15/3/22</w:t>
            </w:r>
          </w:p>
        </w:tc>
        <w:tc>
          <w:tcPr>
            <w:tcW w:w="5055" w:type="dxa"/>
            <w:shd w:val="clear" w:color="auto" w:fill="auto"/>
            <w:tcMar>
              <w:top w:w="100" w:type="dxa"/>
              <w:left w:w="100" w:type="dxa"/>
              <w:bottom w:w="100" w:type="dxa"/>
              <w:right w:w="100" w:type="dxa"/>
            </w:tcMar>
          </w:tcPr>
          <w:p w14:paraId="0BD087B6"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 - Making eye-catching and effective posters for poster sessions/conferences</w:t>
            </w:r>
          </w:p>
        </w:tc>
      </w:tr>
      <w:tr w:rsidR="00831481" w:rsidRPr="00B670C0" w14:paraId="5D5A16F2" w14:textId="77777777">
        <w:trPr>
          <w:trHeight w:val="420"/>
        </w:trPr>
        <w:tc>
          <w:tcPr>
            <w:tcW w:w="9750" w:type="dxa"/>
            <w:gridSpan w:val="3"/>
            <w:shd w:val="clear" w:color="auto" w:fill="F9CB9C"/>
            <w:tcMar>
              <w:top w:w="100" w:type="dxa"/>
              <w:left w:w="100" w:type="dxa"/>
              <w:bottom w:w="100" w:type="dxa"/>
              <w:right w:w="100" w:type="dxa"/>
            </w:tcMar>
          </w:tcPr>
          <w:p w14:paraId="594C40AD"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Future non-mandatory training:</w:t>
            </w:r>
          </w:p>
        </w:tc>
      </w:tr>
      <w:tr w:rsidR="00831481" w:rsidRPr="00B670C0" w14:paraId="5BDB2388" w14:textId="77777777">
        <w:tc>
          <w:tcPr>
            <w:tcW w:w="3120" w:type="dxa"/>
            <w:shd w:val="clear" w:color="auto" w:fill="auto"/>
            <w:tcMar>
              <w:top w:w="100" w:type="dxa"/>
              <w:left w:w="100" w:type="dxa"/>
              <w:bottom w:w="100" w:type="dxa"/>
              <w:right w:w="100" w:type="dxa"/>
            </w:tcMar>
          </w:tcPr>
          <w:p w14:paraId="642F238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LinkedIn</w:t>
            </w:r>
          </w:p>
        </w:tc>
        <w:tc>
          <w:tcPr>
            <w:tcW w:w="1575" w:type="dxa"/>
            <w:shd w:val="clear" w:color="auto" w:fill="auto"/>
            <w:tcMar>
              <w:top w:w="100" w:type="dxa"/>
              <w:left w:w="100" w:type="dxa"/>
              <w:bottom w:w="100" w:type="dxa"/>
              <w:right w:w="100" w:type="dxa"/>
            </w:tcMar>
          </w:tcPr>
          <w:p w14:paraId="7F737F5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25/4/22</w:t>
            </w:r>
          </w:p>
        </w:tc>
        <w:tc>
          <w:tcPr>
            <w:tcW w:w="5055" w:type="dxa"/>
            <w:shd w:val="clear" w:color="auto" w:fill="auto"/>
            <w:tcMar>
              <w:top w:w="100" w:type="dxa"/>
              <w:left w:w="100" w:type="dxa"/>
              <w:bottom w:w="100" w:type="dxa"/>
              <w:right w:w="100" w:type="dxa"/>
            </w:tcMar>
          </w:tcPr>
          <w:p w14:paraId="0CE8D90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Career Central</w:t>
            </w:r>
          </w:p>
        </w:tc>
      </w:tr>
      <w:tr w:rsidR="00831481" w:rsidRPr="00B670C0" w14:paraId="69DD2625" w14:textId="77777777">
        <w:tc>
          <w:tcPr>
            <w:tcW w:w="3120" w:type="dxa"/>
            <w:shd w:val="clear" w:color="auto" w:fill="auto"/>
            <w:tcMar>
              <w:top w:w="100" w:type="dxa"/>
              <w:left w:w="100" w:type="dxa"/>
              <w:bottom w:w="100" w:type="dxa"/>
              <w:right w:w="100" w:type="dxa"/>
            </w:tcMar>
          </w:tcPr>
          <w:p w14:paraId="00EEFC8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 xml:space="preserve">Making figures in Python </w:t>
            </w:r>
          </w:p>
        </w:tc>
        <w:tc>
          <w:tcPr>
            <w:tcW w:w="1575" w:type="dxa"/>
            <w:shd w:val="clear" w:color="auto" w:fill="auto"/>
            <w:tcMar>
              <w:top w:w="100" w:type="dxa"/>
              <w:left w:w="100" w:type="dxa"/>
              <w:bottom w:w="100" w:type="dxa"/>
              <w:right w:w="100" w:type="dxa"/>
            </w:tcMar>
          </w:tcPr>
          <w:p w14:paraId="6B59FAD7"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27/4/22</w:t>
            </w:r>
          </w:p>
        </w:tc>
        <w:tc>
          <w:tcPr>
            <w:tcW w:w="5055" w:type="dxa"/>
            <w:shd w:val="clear" w:color="auto" w:fill="auto"/>
            <w:tcMar>
              <w:top w:w="100" w:type="dxa"/>
              <w:left w:w="100" w:type="dxa"/>
              <w:bottom w:w="100" w:type="dxa"/>
              <w:right w:w="100" w:type="dxa"/>
            </w:tcMar>
          </w:tcPr>
          <w:p w14:paraId="75F8EE5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w:t>
            </w:r>
          </w:p>
        </w:tc>
      </w:tr>
      <w:tr w:rsidR="00831481" w:rsidRPr="00B670C0" w14:paraId="0C3CE725" w14:textId="77777777">
        <w:tc>
          <w:tcPr>
            <w:tcW w:w="3120" w:type="dxa"/>
            <w:shd w:val="clear" w:color="auto" w:fill="auto"/>
            <w:tcMar>
              <w:top w:w="100" w:type="dxa"/>
              <w:left w:w="100" w:type="dxa"/>
              <w:bottom w:w="100" w:type="dxa"/>
              <w:right w:w="100" w:type="dxa"/>
            </w:tcMar>
          </w:tcPr>
          <w:p w14:paraId="640D5AD7"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How to plan your PhD</w:t>
            </w:r>
          </w:p>
        </w:tc>
        <w:tc>
          <w:tcPr>
            <w:tcW w:w="1575" w:type="dxa"/>
            <w:shd w:val="clear" w:color="auto" w:fill="auto"/>
            <w:tcMar>
              <w:top w:w="100" w:type="dxa"/>
              <w:left w:w="100" w:type="dxa"/>
              <w:bottom w:w="100" w:type="dxa"/>
              <w:right w:w="100" w:type="dxa"/>
            </w:tcMar>
          </w:tcPr>
          <w:p w14:paraId="6F62DE8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28/4/22</w:t>
            </w:r>
          </w:p>
        </w:tc>
        <w:tc>
          <w:tcPr>
            <w:tcW w:w="5055" w:type="dxa"/>
            <w:shd w:val="clear" w:color="auto" w:fill="auto"/>
            <w:tcMar>
              <w:top w:w="100" w:type="dxa"/>
              <w:left w:w="100" w:type="dxa"/>
              <w:bottom w:w="100" w:type="dxa"/>
              <w:right w:w="100" w:type="dxa"/>
            </w:tcMar>
          </w:tcPr>
          <w:p w14:paraId="3F005EAD"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w:t>
            </w:r>
          </w:p>
        </w:tc>
      </w:tr>
      <w:tr w:rsidR="00831481" w:rsidRPr="00B670C0" w14:paraId="24CE1915" w14:textId="77777777">
        <w:tc>
          <w:tcPr>
            <w:tcW w:w="3120" w:type="dxa"/>
            <w:shd w:val="clear" w:color="auto" w:fill="auto"/>
            <w:tcMar>
              <w:top w:w="100" w:type="dxa"/>
              <w:left w:w="100" w:type="dxa"/>
              <w:bottom w:w="100" w:type="dxa"/>
              <w:right w:w="100" w:type="dxa"/>
            </w:tcMar>
          </w:tcPr>
          <w:p w14:paraId="177C372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Version control with Git and Github</w:t>
            </w:r>
          </w:p>
        </w:tc>
        <w:tc>
          <w:tcPr>
            <w:tcW w:w="1575" w:type="dxa"/>
            <w:shd w:val="clear" w:color="auto" w:fill="auto"/>
            <w:tcMar>
              <w:top w:w="100" w:type="dxa"/>
              <w:left w:w="100" w:type="dxa"/>
              <w:bottom w:w="100" w:type="dxa"/>
              <w:right w:w="100" w:type="dxa"/>
            </w:tcMar>
          </w:tcPr>
          <w:p w14:paraId="135DB728"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3/5/22</w:t>
            </w:r>
          </w:p>
        </w:tc>
        <w:tc>
          <w:tcPr>
            <w:tcW w:w="5055" w:type="dxa"/>
            <w:shd w:val="clear" w:color="auto" w:fill="auto"/>
            <w:tcMar>
              <w:top w:w="100" w:type="dxa"/>
              <w:left w:w="100" w:type="dxa"/>
              <w:bottom w:w="100" w:type="dxa"/>
              <w:right w:w="100" w:type="dxa"/>
            </w:tcMar>
          </w:tcPr>
          <w:p w14:paraId="0D482C09"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w:t>
            </w:r>
          </w:p>
        </w:tc>
      </w:tr>
      <w:tr w:rsidR="00831481" w:rsidRPr="00B670C0" w14:paraId="1665B214" w14:textId="77777777">
        <w:tc>
          <w:tcPr>
            <w:tcW w:w="3120" w:type="dxa"/>
            <w:shd w:val="clear" w:color="auto" w:fill="auto"/>
            <w:tcMar>
              <w:top w:w="100" w:type="dxa"/>
              <w:left w:w="100" w:type="dxa"/>
              <w:bottom w:w="100" w:type="dxa"/>
              <w:right w:w="100" w:type="dxa"/>
            </w:tcMar>
          </w:tcPr>
          <w:p w14:paraId="11A4FCD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Machine learning for beginners</w:t>
            </w:r>
          </w:p>
        </w:tc>
        <w:tc>
          <w:tcPr>
            <w:tcW w:w="1575" w:type="dxa"/>
            <w:shd w:val="clear" w:color="auto" w:fill="auto"/>
            <w:tcMar>
              <w:top w:w="100" w:type="dxa"/>
              <w:left w:w="100" w:type="dxa"/>
              <w:bottom w:w="100" w:type="dxa"/>
              <w:right w:w="100" w:type="dxa"/>
            </w:tcMar>
          </w:tcPr>
          <w:p w14:paraId="01859A02"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6/5/22</w:t>
            </w:r>
          </w:p>
        </w:tc>
        <w:tc>
          <w:tcPr>
            <w:tcW w:w="5055" w:type="dxa"/>
            <w:shd w:val="clear" w:color="auto" w:fill="auto"/>
            <w:tcMar>
              <w:top w:w="100" w:type="dxa"/>
              <w:left w:w="100" w:type="dxa"/>
              <w:bottom w:w="100" w:type="dxa"/>
              <w:right w:w="100" w:type="dxa"/>
            </w:tcMar>
          </w:tcPr>
          <w:p w14:paraId="7D71EB88"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w:t>
            </w:r>
          </w:p>
        </w:tc>
      </w:tr>
      <w:tr w:rsidR="00831481" w:rsidRPr="00B670C0" w14:paraId="54B6ABE6" w14:textId="77777777">
        <w:tc>
          <w:tcPr>
            <w:tcW w:w="3120" w:type="dxa"/>
            <w:shd w:val="clear" w:color="auto" w:fill="auto"/>
            <w:tcMar>
              <w:top w:w="100" w:type="dxa"/>
              <w:left w:w="100" w:type="dxa"/>
              <w:bottom w:w="100" w:type="dxa"/>
              <w:right w:w="100" w:type="dxa"/>
            </w:tcMar>
          </w:tcPr>
          <w:p w14:paraId="566D570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Advanced Python for biologists</w:t>
            </w:r>
          </w:p>
        </w:tc>
        <w:tc>
          <w:tcPr>
            <w:tcW w:w="1575" w:type="dxa"/>
            <w:shd w:val="clear" w:color="auto" w:fill="auto"/>
            <w:tcMar>
              <w:top w:w="100" w:type="dxa"/>
              <w:left w:w="100" w:type="dxa"/>
              <w:bottom w:w="100" w:type="dxa"/>
              <w:right w:w="100" w:type="dxa"/>
            </w:tcMar>
          </w:tcPr>
          <w:p w14:paraId="3BB14086"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4-15/7/22</w:t>
            </w:r>
          </w:p>
        </w:tc>
        <w:tc>
          <w:tcPr>
            <w:tcW w:w="5055" w:type="dxa"/>
            <w:shd w:val="clear" w:color="auto" w:fill="auto"/>
            <w:tcMar>
              <w:top w:w="100" w:type="dxa"/>
              <w:left w:w="100" w:type="dxa"/>
              <w:bottom w:w="100" w:type="dxa"/>
              <w:right w:w="100" w:type="dxa"/>
            </w:tcMar>
          </w:tcPr>
          <w:p w14:paraId="1A05345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EI (Martin Jones)</w:t>
            </w:r>
          </w:p>
        </w:tc>
      </w:tr>
      <w:tr w:rsidR="00831481" w:rsidRPr="00B670C0" w14:paraId="34E5D4A7" w14:textId="77777777">
        <w:tc>
          <w:tcPr>
            <w:tcW w:w="3120" w:type="dxa"/>
            <w:shd w:val="clear" w:color="auto" w:fill="auto"/>
            <w:tcMar>
              <w:top w:w="100" w:type="dxa"/>
              <w:left w:w="100" w:type="dxa"/>
              <w:bottom w:w="100" w:type="dxa"/>
              <w:right w:w="100" w:type="dxa"/>
            </w:tcMar>
          </w:tcPr>
          <w:p w14:paraId="7EED87C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 xml:space="preserve">Computational Molecular Evolution </w:t>
            </w:r>
          </w:p>
        </w:tc>
        <w:tc>
          <w:tcPr>
            <w:tcW w:w="1575" w:type="dxa"/>
            <w:shd w:val="clear" w:color="auto" w:fill="auto"/>
            <w:tcMar>
              <w:top w:w="100" w:type="dxa"/>
              <w:left w:w="100" w:type="dxa"/>
              <w:bottom w:w="100" w:type="dxa"/>
              <w:right w:w="100" w:type="dxa"/>
            </w:tcMar>
          </w:tcPr>
          <w:p w14:paraId="797E7C03"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18-29/7/22</w:t>
            </w:r>
          </w:p>
        </w:tc>
        <w:tc>
          <w:tcPr>
            <w:tcW w:w="5055" w:type="dxa"/>
            <w:shd w:val="clear" w:color="auto" w:fill="auto"/>
            <w:tcMar>
              <w:top w:w="100" w:type="dxa"/>
              <w:left w:w="100" w:type="dxa"/>
              <w:bottom w:w="100" w:type="dxa"/>
              <w:right w:w="100" w:type="dxa"/>
            </w:tcMar>
          </w:tcPr>
          <w:p w14:paraId="04686B37"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Wellcome course - Waitlisted</w:t>
            </w:r>
          </w:p>
        </w:tc>
      </w:tr>
      <w:tr w:rsidR="00831481" w:rsidRPr="00B670C0" w14:paraId="7B248DD3" w14:textId="77777777">
        <w:tc>
          <w:tcPr>
            <w:tcW w:w="3120" w:type="dxa"/>
            <w:shd w:val="clear" w:color="auto" w:fill="auto"/>
            <w:tcMar>
              <w:top w:w="100" w:type="dxa"/>
              <w:left w:w="100" w:type="dxa"/>
              <w:bottom w:w="100" w:type="dxa"/>
              <w:right w:w="100" w:type="dxa"/>
            </w:tcMar>
          </w:tcPr>
          <w:p w14:paraId="701BE2E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Data exploration with Python</w:t>
            </w:r>
          </w:p>
        </w:tc>
        <w:tc>
          <w:tcPr>
            <w:tcW w:w="1575" w:type="dxa"/>
            <w:shd w:val="clear" w:color="auto" w:fill="auto"/>
            <w:tcMar>
              <w:top w:w="100" w:type="dxa"/>
              <w:left w:w="100" w:type="dxa"/>
              <w:bottom w:w="100" w:type="dxa"/>
              <w:right w:w="100" w:type="dxa"/>
            </w:tcMar>
          </w:tcPr>
          <w:p w14:paraId="78DDC39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21/11-2/12/22</w:t>
            </w:r>
          </w:p>
        </w:tc>
        <w:tc>
          <w:tcPr>
            <w:tcW w:w="5055" w:type="dxa"/>
            <w:shd w:val="clear" w:color="auto" w:fill="auto"/>
            <w:tcMar>
              <w:top w:w="100" w:type="dxa"/>
              <w:left w:w="100" w:type="dxa"/>
              <w:bottom w:w="100" w:type="dxa"/>
              <w:right w:w="100" w:type="dxa"/>
            </w:tcMar>
          </w:tcPr>
          <w:p w14:paraId="6EA6415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EI (Martin Jones)</w:t>
            </w:r>
          </w:p>
        </w:tc>
      </w:tr>
    </w:tbl>
    <w:p w14:paraId="4461C9EB" w14:textId="77777777" w:rsidR="00831481" w:rsidRPr="00B670C0" w:rsidRDefault="00831481" w:rsidP="00B670C0">
      <w:pPr>
        <w:spacing w:line="240" w:lineRule="auto"/>
        <w:rPr>
          <w:sz w:val="21"/>
          <w:szCs w:val="21"/>
        </w:rPr>
      </w:pPr>
    </w:p>
    <w:p w14:paraId="768C165B" w14:textId="77777777" w:rsidR="00831481" w:rsidRPr="00B670C0" w:rsidRDefault="0035605E" w:rsidP="00B670C0">
      <w:pPr>
        <w:spacing w:line="240" w:lineRule="auto"/>
        <w:rPr>
          <w:b/>
          <w:sz w:val="18"/>
          <w:szCs w:val="18"/>
        </w:rPr>
      </w:pPr>
      <w:r w:rsidRPr="00B670C0">
        <w:rPr>
          <w:b/>
          <w:sz w:val="18"/>
          <w:szCs w:val="18"/>
        </w:rPr>
        <w:t>Table 4.</w:t>
      </w:r>
    </w:p>
    <w:tbl>
      <w:tblPr>
        <w:tblStyle w:val="a2"/>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1701"/>
        <w:gridCol w:w="3827"/>
      </w:tblGrid>
      <w:tr w:rsidR="00831481" w:rsidRPr="00B670C0" w14:paraId="530EAF0E" w14:textId="77777777" w:rsidTr="00D636CA">
        <w:trPr>
          <w:trHeight w:val="281"/>
        </w:trPr>
        <w:tc>
          <w:tcPr>
            <w:tcW w:w="9771" w:type="dxa"/>
            <w:gridSpan w:val="3"/>
            <w:shd w:val="clear" w:color="auto" w:fill="FFE599"/>
            <w:tcMar>
              <w:top w:w="100" w:type="dxa"/>
              <w:left w:w="100" w:type="dxa"/>
              <w:bottom w:w="100" w:type="dxa"/>
              <w:right w:w="100" w:type="dxa"/>
            </w:tcMar>
          </w:tcPr>
          <w:p w14:paraId="7742A707" w14:textId="77777777" w:rsidR="00831481" w:rsidRPr="00B670C0" w:rsidRDefault="0035605E" w:rsidP="00B670C0">
            <w:pPr>
              <w:widowControl w:val="0"/>
              <w:pBdr>
                <w:top w:val="nil"/>
                <w:left w:val="nil"/>
                <w:bottom w:val="nil"/>
                <w:right w:val="nil"/>
                <w:between w:val="nil"/>
              </w:pBdr>
              <w:spacing w:line="240" w:lineRule="auto"/>
              <w:rPr>
                <w:b/>
                <w:sz w:val="21"/>
                <w:szCs w:val="21"/>
              </w:rPr>
            </w:pPr>
            <w:r w:rsidRPr="00B670C0">
              <w:rPr>
                <w:b/>
                <w:sz w:val="21"/>
                <w:szCs w:val="21"/>
              </w:rPr>
              <w:t>Conferences:</w:t>
            </w:r>
          </w:p>
        </w:tc>
      </w:tr>
      <w:tr w:rsidR="00831481" w:rsidRPr="00B670C0" w14:paraId="1D16A3C6" w14:textId="77777777" w:rsidTr="00D636CA">
        <w:tc>
          <w:tcPr>
            <w:tcW w:w="4243" w:type="dxa"/>
            <w:shd w:val="clear" w:color="auto" w:fill="FFF2CC"/>
            <w:tcMar>
              <w:top w:w="100" w:type="dxa"/>
              <w:left w:w="100" w:type="dxa"/>
              <w:bottom w:w="100" w:type="dxa"/>
              <w:right w:w="100" w:type="dxa"/>
            </w:tcMar>
          </w:tcPr>
          <w:p w14:paraId="755E7B22"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Name</w:t>
            </w:r>
          </w:p>
        </w:tc>
        <w:tc>
          <w:tcPr>
            <w:tcW w:w="1701" w:type="dxa"/>
            <w:shd w:val="clear" w:color="auto" w:fill="FFF2CC"/>
            <w:tcMar>
              <w:top w:w="100" w:type="dxa"/>
              <w:left w:w="100" w:type="dxa"/>
              <w:bottom w:w="100" w:type="dxa"/>
              <w:right w:w="100" w:type="dxa"/>
            </w:tcMar>
          </w:tcPr>
          <w:p w14:paraId="44A6B964"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Dates</w:t>
            </w:r>
          </w:p>
        </w:tc>
        <w:tc>
          <w:tcPr>
            <w:tcW w:w="3827" w:type="dxa"/>
            <w:shd w:val="clear" w:color="auto" w:fill="FFF2CC"/>
            <w:tcMar>
              <w:top w:w="100" w:type="dxa"/>
              <w:left w:w="100" w:type="dxa"/>
              <w:bottom w:w="100" w:type="dxa"/>
              <w:right w:w="100" w:type="dxa"/>
            </w:tcMar>
          </w:tcPr>
          <w:p w14:paraId="4B231CDA"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Organisers/location</w:t>
            </w:r>
          </w:p>
        </w:tc>
      </w:tr>
      <w:tr w:rsidR="00831481" w:rsidRPr="00B670C0" w14:paraId="69808DCE" w14:textId="77777777" w:rsidTr="00D636CA">
        <w:tc>
          <w:tcPr>
            <w:tcW w:w="4243" w:type="dxa"/>
            <w:shd w:val="clear" w:color="auto" w:fill="auto"/>
            <w:tcMar>
              <w:top w:w="100" w:type="dxa"/>
              <w:left w:w="100" w:type="dxa"/>
              <w:bottom w:w="100" w:type="dxa"/>
              <w:right w:w="100" w:type="dxa"/>
            </w:tcMar>
          </w:tcPr>
          <w:p w14:paraId="0895AED6"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UK Conference of Bioinformatics and Computational Biology</w:t>
            </w:r>
          </w:p>
        </w:tc>
        <w:tc>
          <w:tcPr>
            <w:tcW w:w="1701" w:type="dxa"/>
            <w:shd w:val="clear" w:color="auto" w:fill="auto"/>
            <w:tcMar>
              <w:top w:w="100" w:type="dxa"/>
              <w:left w:w="100" w:type="dxa"/>
              <w:bottom w:w="100" w:type="dxa"/>
              <w:right w:w="100" w:type="dxa"/>
            </w:tcMar>
          </w:tcPr>
          <w:p w14:paraId="7160FB4A"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28-30/09/21</w:t>
            </w:r>
          </w:p>
        </w:tc>
        <w:tc>
          <w:tcPr>
            <w:tcW w:w="3827" w:type="dxa"/>
            <w:shd w:val="clear" w:color="auto" w:fill="auto"/>
            <w:tcMar>
              <w:top w:w="100" w:type="dxa"/>
              <w:left w:w="100" w:type="dxa"/>
              <w:bottom w:w="100" w:type="dxa"/>
              <w:right w:w="100" w:type="dxa"/>
            </w:tcMar>
          </w:tcPr>
          <w:p w14:paraId="309544E3"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EI (Virtual)</w:t>
            </w:r>
          </w:p>
        </w:tc>
      </w:tr>
      <w:tr w:rsidR="00831481" w:rsidRPr="00B670C0" w14:paraId="3036A83D" w14:textId="77777777" w:rsidTr="00D636CA">
        <w:tc>
          <w:tcPr>
            <w:tcW w:w="4243" w:type="dxa"/>
            <w:shd w:val="clear" w:color="auto" w:fill="auto"/>
            <w:tcMar>
              <w:top w:w="100" w:type="dxa"/>
              <w:left w:w="100" w:type="dxa"/>
              <w:bottom w:w="100" w:type="dxa"/>
              <w:right w:w="100" w:type="dxa"/>
            </w:tcMar>
          </w:tcPr>
          <w:p w14:paraId="03CD13C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Biodiversity Genomics</w:t>
            </w:r>
          </w:p>
        </w:tc>
        <w:tc>
          <w:tcPr>
            <w:tcW w:w="1701" w:type="dxa"/>
            <w:shd w:val="clear" w:color="auto" w:fill="auto"/>
            <w:tcMar>
              <w:top w:w="100" w:type="dxa"/>
              <w:left w:w="100" w:type="dxa"/>
              <w:bottom w:w="100" w:type="dxa"/>
              <w:right w:w="100" w:type="dxa"/>
            </w:tcMar>
          </w:tcPr>
          <w:p w14:paraId="6D7C30A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27/09-01/10/21</w:t>
            </w:r>
          </w:p>
        </w:tc>
        <w:tc>
          <w:tcPr>
            <w:tcW w:w="3827" w:type="dxa"/>
            <w:shd w:val="clear" w:color="auto" w:fill="auto"/>
            <w:tcMar>
              <w:top w:w="100" w:type="dxa"/>
              <w:left w:w="100" w:type="dxa"/>
              <w:bottom w:w="100" w:type="dxa"/>
              <w:right w:w="100" w:type="dxa"/>
            </w:tcMar>
          </w:tcPr>
          <w:p w14:paraId="50643AF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Darwin Tree of Life (Virtual)</w:t>
            </w:r>
          </w:p>
        </w:tc>
      </w:tr>
      <w:tr w:rsidR="00831481" w:rsidRPr="00B670C0" w14:paraId="5CB0BB9C" w14:textId="77777777" w:rsidTr="00D636CA">
        <w:tc>
          <w:tcPr>
            <w:tcW w:w="4243" w:type="dxa"/>
            <w:shd w:val="clear" w:color="auto" w:fill="auto"/>
            <w:tcMar>
              <w:top w:w="100" w:type="dxa"/>
              <w:left w:w="100" w:type="dxa"/>
              <w:bottom w:w="100" w:type="dxa"/>
              <w:right w:w="100" w:type="dxa"/>
            </w:tcMar>
          </w:tcPr>
          <w:p w14:paraId="3BE100D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PopGroup 55</w:t>
            </w:r>
          </w:p>
        </w:tc>
        <w:tc>
          <w:tcPr>
            <w:tcW w:w="1701" w:type="dxa"/>
            <w:shd w:val="clear" w:color="auto" w:fill="auto"/>
            <w:tcMar>
              <w:top w:w="100" w:type="dxa"/>
              <w:left w:w="100" w:type="dxa"/>
              <w:bottom w:w="100" w:type="dxa"/>
              <w:right w:w="100" w:type="dxa"/>
            </w:tcMar>
          </w:tcPr>
          <w:p w14:paraId="41E9A898"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5-7/1/22</w:t>
            </w:r>
          </w:p>
        </w:tc>
        <w:tc>
          <w:tcPr>
            <w:tcW w:w="3827" w:type="dxa"/>
            <w:shd w:val="clear" w:color="auto" w:fill="auto"/>
            <w:tcMar>
              <w:top w:w="100" w:type="dxa"/>
              <w:left w:w="100" w:type="dxa"/>
              <w:bottom w:w="100" w:type="dxa"/>
              <w:right w:w="100" w:type="dxa"/>
            </w:tcMar>
          </w:tcPr>
          <w:p w14:paraId="3BF5B86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NRP (Virtual)</w:t>
            </w:r>
          </w:p>
        </w:tc>
      </w:tr>
      <w:tr w:rsidR="00831481" w:rsidRPr="00B670C0" w14:paraId="790626B6" w14:textId="77777777" w:rsidTr="00D636CA">
        <w:tc>
          <w:tcPr>
            <w:tcW w:w="4243" w:type="dxa"/>
            <w:shd w:val="clear" w:color="auto" w:fill="auto"/>
            <w:tcMar>
              <w:top w:w="100" w:type="dxa"/>
              <w:left w:w="100" w:type="dxa"/>
              <w:bottom w:w="100" w:type="dxa"/>
              <w:right w:w="100" w:type="dxa"/>
            </w:tcMar>
          </w:tcPr>
          <w:p w14:paraId="031A283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PAGBio Day</w:t>
            </w:r>
          </w:p>
        </w:tc>
        <w:tc>
          <w:tcPr>
            <w:tcW w:w="1701" w:type="dxa"/>
            <w:shd w:val="clear" w:color="auto" w:fill="auto"/>
            <w:tcMar>
              <w:top w:w="100" w:type="dxa"/>
              <w:left w:w="100" w:type="dxa"/>
              <w:bottom w:w="100" w:type="dxa"/>
              <w:right w:w="100" w:type="dxa"/>
            </w:tcMar>
          </w:tcPr>
          <w:p w14:paraId="1D867A76"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15/2/22</w:t>
            </w:r>
          </w:p>
        </w:tc>
        <w:tc>
          <w:tcPr>
            <w:tcW w:w="3827" w:type="dxa"/>
            <w:shd w:val="clear" w:color="auto" w:fill="auto"/>
            <w:tcMar>
              <w:top w:w="100" w:type="dxa"/>
              <w:left w:w="100" w:type="dxa"/>
              <w:bottom w:w="100" w:type="dxa"/>
              <w:right w:w="100" w:type="dxa"/>
            </w:tcMar>
          </w:tcPr>
          <w:p w14:paraId="4B14D397"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PacBio (Virtual)</w:t>
            </w:r>
          </w:p>
        </w:tc>
      </w:tr>
      <w:tr w:rsidR="00831481" w:rsidRPr="00B670C0" w14:paraId="5CC12261" w14:textId="77777777" w:rsidTr="00D636CA">
        <w:trPr>
          <w:trHeight w:val="420"/>
        </w:trPr>
        <w:tc>
          <w:tcPr>
            <w:tcW w:w="9771" w:type="dxa"/>
            <w:gridSpan w:val="3"/>
            <w:shd w:val="clear" w:color="auto" w:fill="FFE599"/>
            <w:tcMar>
              <w:top w:w="100" w:type="dxa"/>
              <w:left w:w="100" w:type="dxa"/>
              <w:bottom w:w="100" w:type="dxa"/>
              <w:right w:w="100" w:type="dxa"/>
            </w:tcMar>
          </w:tcPr>
          <w:p w14:paraId="7C0812AB"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Future conferences:</w:t>
            </w:r>
          </w:p>
        </w:tc>
      </w:tr>
      <w:tr w:rsidR="00831481" w:rsidRPr="00B670C0" w14:paraId="12A2648D" w14:textId="77777777" w:rsidTr="00D636CA">
        <w:tc>
          <w:tcPr>
            <w:tcW w:w="4243" w:type="dxa"/>
            <w:shd w:val="clear" w:color="auto" w:fill="auto"/>
            <w:tcMar>
              <w:top w:w="100" w:type="dxa"/>
              <w:left w:w="100" w:type="dxa"/>
              <w:bottom w:w="100" w:type="dxa"/>
              <w:right w:w="100" w:type="dxa"/>
            </w:tcMar>
          </w:tcPr>
          <w:p w14:paraId="7850D19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lastRenderedPageBreak/>
              <w:t>Biology of Genomes</w:t>
            </w:r>
          </w:p>
        </w:tc>
        <w:tc>
          <w:tcPr>
            <w:tcW w:w="1701" w:type="dxa"/>
            <w:shd w:val="clear" w:color="auto" w:fill="auto"/>
            <w:tcMar>
              <w:top w:w="100" w:type="dxa"/>
              <w:left w:w="100" w:type="dxa"/>
              <w:bottom w:w="100" w:type="dxa"/>
              <w:right w:w="100" w:type="dxa"/>
            </w:tcMar>
          </w:tcPr>
          <w:p w14:paraId="4F86168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10-14/5/22</w:t>
            </w:r>
          </w:p>
        </w:tc>
        <w:tc>
          <w:tcPr>
            <w:tcW w:w="3827" w:type="dxa"/>
            <w:shd w:val="clear" w:color="auto" w:fill="auto"/>
            <w:tcMar>
              <w:top w:w="100" w:type="dxa"/>
              <w:left w:w="100" w:type="dxa"/>
              <w:bottom w:w="100" w:type="dxa"/>
              <w:right w:w="100" w:type="dxa"/>
            </w:tcMar>
          </w:tcPr>
          <w:p w14:paraId="661A1B9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Cold Spring Harbor (Virtual)</w:t>
            </w:r>
          </w:p>
        </w:tc>
      </w:tr>
      <w:tr w:rsidR="00831481" w:rsidRPr="00B670C0" w14:paraId="37AFF0FA" w14:textId="77777777" w:rsidTr="00D636CA">
        <w:tc>
          <w:tcPr>
            <w:tcW w:w="4243" w:type="dxa"/>
            <w:shd w:val="clear" w:color="auto" w:fill="auto"/>
            <w:tcMar>
              <w:top w:w="100" w:type="dxa"/>
              <w:left w:w="100" w:type="dxa"/>
              <w:bottom w:w="100" w:type="dxa"/>
              <w:right w:w="100" w:type="dxa"/>
            </w:tcMar>
          </w:tcPr>
          <w:p w14:paraId="7AF83B21"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Population, Evolutionary and Quantitative Genetics Conference</w:t>
            </w:r>
          </w:p>
        </w:tc>
        <w:tc>
          <w:tcPr>
            <w:tcW w:w="1701" w:type="dxa"/>
            <w:shd w:val="clear" w:color="auto" w:fill="auto"/>
            <w:tcMar>
              <w:top w:w="100" w:type="dxa"/>
              <w:left w:w="100" w:type="dxa"/>
              <w:bottom w:w="100" w:type="dxa"/>
              <w:right w:w="100" w:type="dxa"/>
            </w:tcMar>
          </w:tcPr>
          <w:p w14:paraId="20014CE3"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7-10/6/22</w:t>
            </w:r>
          </w:p>
        </w:tc>
        <w:tc>
          <w:tcPr>
            <w:tcW w:w="3827" w:type="dxa"/>
            <w:shd w:val="clear" w:color="auto" w:fill="auto"/>
            <w:tcMar>
              <w:top w:w="100" w:type="dxa"/>
              <w:left w:w="100" w:type="dxa"/>
              <w:bottom w:w="100" w:type="dxa"/>
              <w:right w:w="100" w:type="dxa"/>
            </w:tcMar>
          </w:tcPr>
          <w:p w14:paraId="6CEF698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Genetics Society of America (Virtual)</w:t>
            </w:r>
          </w:p>
        </w:tc>
      </w:tr>
      <w:tr w:rsidR="00831481" w:rsidRPr="00B670C0" w14:paraId="31094C52" w14:textId="77777777" w:rsidTr="00D636CA">
        <w:tc>
          <w:tcPr>
            <w:tcW w:w="4243" w:type="dxa"/>
            <w:shd w:val="clear" w:color="auto" w:fill="auto"/>
            <w:tcMar>
              <w:top w:w="100" w:type="dxa"/>
              <w:left w:w="100" w:type="dxa"/>
              <w:bottom w:w="100" w:type="dxa"/>
              <w:right w:w="100" w:type="dxa"/>
            </w:tcMar>
          </w:tcPr>
          <w:p w14:paraId="73BC82C1"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European Society for Evolutionary Biology</w:t>
            </w:r>
          </w:p>
        </w:tc>
        <w:tc>
          <w:tcPr>
            <w:tcW w:w="1701" w:type="dxa"/>
            <w:shd w:val="clear" w:color="auto" w:fill="auto"/>
            <w:tcMar>
              <w:top w:w="100" w:type="dxa"/>
              <w:left w:w="100" w:type="dxa"/>
              <w:bottom w:w="100" w:type="dxa"/>
              <w:right w:w="100" w:type="dxa"/>
            </w:tcMar>
          </w:tcPr>
          <w:p w14:paraId="21F12173"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14-19/8/22</w:t>
            </w:r>
          </w:p>
        </w:tc>
        <w:tc>
          <w:tcPr>
            <w:tcW w:w="3827" w:type="dxa"/>
            <w:shd w:val="clear" w:color="auto" w:fill="auto"/>
            <w:tcMar>
              <w:top w:w="100" w:type="dxa"/>
              <w:left w:w="100" w:type="dxa"/>
              <w:bottom w:w="100" w:type="dxa"/>
              <w:right w:w="100" w:type="dxa"/>
            </w:tcMar>
          </w:tcPr>
          <w:p w14:paraId="3A9CEBA8"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ESEB Prague (Not registered)</w:t>
            </w:r>
          </w:p>
        </w:tc>
      </w:tr>
      <w:tr w:rsidR="00831481" w:rsidRPr="00B670C0" w14:paraId="301E51EE" w14:textId="77777777" w:rsidTr="00D636CA">
        <w:trPr>
          <w:trHeight w:val="589"/>
        </w:trPr>
        <w:tc>
          <w:tcPr>
            <w:tcW w:w="4243" w:type="dxa"/>
            <w:shd w:val="clear" w:color="auto" w:fill="auto"/>
            <w:tcMar>
              <w:top w:w="100" w:type="dxa"/>
              <w:left w:w="100" w:type="dxa"/>
              <w:bottom w:w="100" w:type="dxa"/>
              <w:right w:w="100" w:type="dxa"/>
            </w:tcMar>
          </w:tcPr>
          <w:p w14:paraId="4CC1B9C9"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European Conservation Genetics Meeting</w:t>
            </w:r>
          </w:p>
        </w:tc>
        <w:tc>
          <w:tcPr>
            <w:tcW w:w="1701" w:type="dxa"/>
            <w:shd w:val="clear" w:color="auto" w:fill="auto"/>
            <w:tcMar>
              <w:top w:w="100" w:type="dxa"/>
              <w:left w:w="100" w:type="dxa"/>
              <w:bottom w:w="100" w:type="dxa"/>
              <w:right w:w="100" w:type="dxa"/>
            </w:tcMar>
          </w:tcPr>
          <w:p w14:paraId="3F011F3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31/8-2/9/22</w:t>
            </w:r>
          </w:p>
        </w:tc>
        <w:tc>
          <w:tcPr>
            <w:tcW w:w="3827" w:type="dxa"/>
            <w:shd w:val="clear" w:color="auto" w:fill="auto"/>
            <w:tcMar>
              <w:top w:w="100" w:type="dxa"/>
              <w:left w:w="100" w:type="dxa"/>
              <w:bottom w:w="100" w:type="dxa"/>
              <w:right w:w="100" w:type="dxa"/>
            </w:tcMar>
          </w:tcPr>
          <w:p w14:paraId="29189BD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Edinburgh (Not registered)</w:t>
            </w:r>
          </w:p>
        </w:tc>
      </w:tr>
      <w:tr w:rsidR="00831481" w:rsidRPr="00B670C0" w14:paraId="2AB0E49D" w14:textId="77777777" w:rsidTr="00D636CA">
        <w:tc>
          <w:tcPr>
            <w:tcW w:w="4243" w:type="dxa"/>
            <w:shd w:val="clear" w:color="auto" w:fill="auto"/>
            <w:tcMar>
              <w:top w:w="100" w:type="dxa"/>
              <w:left w:w="100" w:type="dxa"/>
              <w:bottom w:w="100" w:type="dxa"/>
              <w:right w:w="100" w:type="dxa"/>
            </w:tcMar>
          </w:tcPr>
          <w:p w14:paraId="1639E95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 xml:space="preserve">Conservation Genomics at the Population Level </w:t>
            </w:r>
          </w:p>
        </w:tc>
        <w:tc>
          <w:tcPr>
            <w:tcW w:w="1701" w:type="dxa"/>
            <w:shd w:val="clear" w:color="auto" w:fill="auto"/>
            <w:tcMar>
              <w:top w:w="100" w:type="dxa"/>
              <w:left w:w="100" w:type="dxa"/>
              <w:bottom w:w="100" w:type="dxa"/>
              <w:right w:w="100" w:type="dxa"/>
            </w:tcMar>
          </w:tcPr>
          <w:p w14:paraId="46BA365A"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30/11-2/12/22</w:t>
            </w:r>
          </w:p>
        </w:tc>
        <w:tc>
          <w:tcPr>
            <w:tcW w:w="3827" w:type="dxa"/>
            <w:shd w:val="clear" w:color="auto" w:fill="auto"/>
            <w:tcMar>
              <w:top w:w="100" w:type="dxa"/>
              <w:left w:w="100" w:type="dxa"/>
              <w:bottom w:w="100" w:type="dxa"/>
              <w:right w:w="100" w:type="dxa"/>
            </w:tcMar>
          </w:tcPr>
          <w:p w14:paraId="70C402E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Wellcome (Not registered)</w:t>
            </w:r>
          </w:p>
        </w:tc>
      </w:tr>
    </w:tbl>
    <w:p w14:paraId="0A806C2D" w14:textId="77777777" w:rsidR="00831481" w:rsidRPr="00B670C0" w:rsidRDefault="0035605E" w:rsidP="00B670C0">
      <w:pPr>
        <w:pStyle w:val="Heading1"/>
        <w:spacing w:line="240" w:lineRule="auto"/>
        <w:rPr>
          <w:sz w:val="24"/>
          <w:szCs w:val="36"/>
        </w:rPr>
      </w:pPr>
      <w:bookmarkStart w:id="86" w:name="_Toc101790714"/>
      <w:r w:rsidRPr="00B670C0">
        <w:rPr>
          <w:sz w:val="24"/>
          <w:szCs w:val="36"/>
        </w:rPr>
        <w:t>9. Acknowledgements</w:t>
      </w:r>
      <w:bookmarkEnd w:id="86"/>
    </w:p>
    <w:p w14:paraId="7BC2C247" w14:textId="6EE0302C" w:rsidR="00831481" w:rsidRPr="00B670C0" w:rsidRDefault="0035605E" w:rsidP="00B670C0">
      <w:pPr>
        <w:spacing w:line="240" w:lineRule="auto"/>
        <w:rPr>
          <w:sz w:val="21"/>
          <w:szCs w:val="21"/>
        </w:rPr>
      </w:pPr>
      <w:r w:rsidRPr="00B670C0">
        <w:rPr>
          <w:sz w:val="21"/>
          <w:szCs w:val="21"/>
        </w:rPr>
        <w:t xml:space="preserve">I would like to thank my supervisor, Wilfried Haerty, for his guidance and feedback during my project. I would also like to thank Anil Thanki for helping me run GeneSeqToFamily and answering my endless questions and to Will Nash for helping me to get Cactus running despite </w:t>
      </w:r>
      <w:r w:rsidR="00D57E1D" w:rsidRPr="00B670C0">
        <w:rPr>
          <w:sz w:val="21"/>
          <w:szCs w:val="21"/>
        </w:rPr>
        <w:t>all</w:t>
      </w:r>
      <w:r w:rsidRPr="00B670C0">
        <w:rPr>
          <w:sz w:val="21"/>
          <w:szCs w:val="21"/>
        </w:rPr>
        <w:t xml:space="preserve"> its many challenges. Thank you to the whole Haerty group for their advice and ideas for my project. </w:t>
      </w:r>
    </w:p>
    <w:p w14:paraId="79A40604" w14:textId="77777777" w:rsidR="00831481" w:rsidRPr="00B670C0" w:rsidRDefault="00831481" w:rsidP="00B670C0">
      <w:pPr>
        <w:spacing w:line="240" w:lineRule="auto"/>
        <w:rPr>
          <w:sz w:val="21"/>
          <w:szCs w:val="21"/>
        </w:rPr>
      </w:pPr>
    </w:p>
    <w:p w14:paraId="2487BAC5" w14:textId="77777777" w:rsidR="00831481" w:rsidRPr="00B670C0" w:rsidRDefault="0035605E" w:rsidP="00B670C0">
      <w:pPr>
        <w:spacing w:line="240" w:lineRule="auto"/>
        <w:rPr>
          <w:sz w:val="21"/>
          <w:szCs w:val="21"/>
          <w:shd w:val="clear" w:color="auto" w:fill="F1C232"/>
        </w:rPr>
      </w:pPr>
      <w:commentRangeStart w:id="87"/>
      <w:r w:rsidRPr="00B670C0">
        <w:rPr>
          <w:sz w:val="21"/>
          <w:szCs w:val="21"/>
          <w:shd w:val="clear" w:color="auto" w:fill="F1C232"/>
        </w:rPr>
        <w:t>BBSRC/DTP?</w:t>
      </w:r>
      <w:commentRangeEnd w:id="87"/>
      <w:r w:rsidRPr="00B670C0">
        <w:rPr>
          <w:sz w:val="21"/>
          <w:szCs w:val="21"/>
        </w:rPr>
        <w:commentReference w:id="87"/>
      </w:r>
    </w:p>
    <w:p w14:paraId="69E31274" w14:textId="77777777" w:rsidR="00831481" w:rsidRPr="00B670C0" w:rsidRDefault="0035605E" w:rsidP="00B670C0">
      <w:pPr>
        <w:pStyle w:val="Heading1"/>
        <w:spacing w:line="240" w:lineRule="auto"/>
        <w:rPr>
          <w:sz w:val="24"/>
          <w:szCs w:val="36"/>
        </w:rPr>
      </w:pPr>
      <w:bookmarkStart w:id="88" w:name="_Toc101790715"/>
      <w:r w:rsidRPr="00B670C0">
        <w:rPr>
          <w:sz w:val="24"/>
          <w:szCs w:val="36"/>
        </w:rPr>
        <w:t>10. References</w:t>
      </w:r>
      <w:bookmarkEnd w:id="88"/>
    </w:p>
    <w:p w14:paraId="4747E8E5" w14:textId="77777777" w:rsidR="00831481" w:rsidRPr="00B670C0" w:rsidRDefault="00013A13" w:rsidP="00B670C0">
      <w:pPr>
        <w:widowControl w:val="0"/>
        <w:pBdr>
          <w:top w:val="nil"/>
          <w:left w:val="nil"/>
          <w:bottom w:val="nil"/>
          <w:right w:val="nil"/>
          <w:between w:val="nil"/>
        </w:pBdr>
        <w:spacing w:before="220" w:after="220" w:line="240" w:lineRule="auto"/>
        <w:rPr>
          <w:color w:val="000000"/>
          <w:sz w:val="21"/>
          <w:szCs w:val="21"/>
        </w:rPr>
      </w:pPr>
      <w:hyperlink r:id="rId640">
        <w:r w:rsidR="0035605E" w:rsidRPr="00B670C0">
          <w:rPr>
            <w:color w:val="000000"/>
            <w:sz w:val="21"/>
            <w:szCs w:val="21"/>
          </w:rPr>
          <w:t xml:space="preserve">Aken, B.L. </w:t>
        </w:r>
      </w:hyperlink>
      <w:hyperlink r:id="rId641">
        <w:r w:rsidR="0035605E" w:rsidRPr="00B670C0">
          <w:rPr>
            <w:i/>
            <w:color w:val="000000"/>
            <w:sz w:val="21"/>
            <w:szCs w:val="21"/>
          </w:rPr>
          <w:t>et al.</w:t>
        </w:r>
      </w:hyperlink>
      <w:hyperlink r:id="rId642">
        <w:r w:rsidR="0035605E" w:rsidRPr="00B670C0">
          <w:rPr>
            <w:color w:val="000000"/>
            <w:sz w:val="21"/>
            <w:szCs w:val="21"/>
          </w:rPr>
          <w:t xml:space="preserve"> (2016) ‘The Ensembl Gene Annotation System’. </w:t>
        </w:r>
      </w:hyperlink>
      <w:hyperlink r:id="rId643">
        <w:r w:rsidR="0035605E" w:rsidRPr="00B670C0">
          <w:rPr>
            <w:i/>
            <w:color w:val="000000"/>
            <w:sz w:val="21"/>
            <w:szCs w:val="21"/>
          </w:rPr>
          <w:t>Database: The Journal of Biological Databases and Curation</w:t>
        </w:r>
      </w:hyperlink>
      <w:hyperlink r:id="rId644">
        <w:r w:rsidR="0035605E" w:rsidRPr="00B670C0">
          <w:rPr>
            <w:color w:val="000000"/>
            <w:sz w:val="21"/>
            <w:szCs w:val="21"/>
          </w:rPr>
          <w:t xml:space="preserve">, 2016. DOI: </w:t>
        </w:r>
      </w:hyperlink>
      <w:hyperlink r:id="rId645">
        <w:r w:rsidR="0035605E" w:rsidRPr="00B670C0">
          <w:rPr>
            <w:color w:val="000000"/>
            <w:sz w:val="21"/>
            <w:szCs w:val="21"/>
          </w:rPr>
          <w:t>10.1093/database/baw093</w:t>
        </w:r>
      </w:hyperlink>
      <w:hyperlink r:id="rId646">
        <w:r w:rsidR="0035605E" w:rsidRPr="00B670C0">
          <w:rPr>
            <w:color w:val="000000"/>
            <w:sz w:val="21"/>
            <w:szCs w:val="21"/>
          </w:rPr>
          <w:t>.</w:t>
        </w:r>
      </w:hyperlink>
    </w:p>
    <w:p w14:paraId="2CBE839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47">
        <w:r w:rsidR="0035605E" w:rsidRPr="00B670C0">
          <w:rPr>
            <w:color w:val="000000"/>
            <w:sz w:val="21"/>
            <w:szCs w:val="21"/>
          </w:rPr>
          <w:t xml:space="preserve">Alasaad, S. </w:t>
        </w:r>
      </w:hyperlink>
      <w:hyperlink r:id="rId648">
        <w:r w:rsidR="0035605E" w:rsidRPr="00B670C0">
          <w:rPr>
            <w:i/>
            <w:color w:val="000000"/>
            <w:sz w:val="21"/>
            <w:szCs w:val="21"/>
          </w:rPr>
          <w:t>et al.</w:t>
        </w:r>
      </w:hyperlink>
      <w:hyperlink r:id="rId649">
        <w:r w:rsidR="0035605E" w:rsidRPr="00B670C0">
          <w:rPr>
            <w:color w:val="000000"/>
            <w:sz w:val="21"/>
            <w:szCs w:val="21"/>
          </w:rPr>
          <w:t xml:space="preserve"> (2011) ‘Siberian Tiger’s Recent Population Bottleneck in the Russian Far East Revealed by Microsatellite Markers’. </w:t>
        </w:r>
      </w:hyperlink>
      <w:hyperlink r:id="rId650">
        <w:r w:rsidR="0035605E" w:rsidRPr="00B670C0">
          <w:rPr>
            <w:i/>
            <w:color w:val="000000"/>
            <w:sz w:val="21"/>
            <w:szCs w:val="21"/>
          </w:rPr>
          <w:t>Mammalian Biology = Zeitschrift Fur Saugetierkunde</w:t>
        </w:r>
      </w:hyperlink>
      <w:hyperlink r:id="rId651">
        <w:r w:rsidR="0035605E" w:rsidRPr="00B670C0">
          <w:rPr>
            <w:color w:val="000000"/>
            <w:sz w:val="21"/>
            <w:szCs w:val="21"/>
          </w:rPr>
          <w:t>, 76(6), pp. 722–726.</w:t>
        </w:r>
      </w:hyperlink>
    </w:p>
    <w:p w14:paraId="23CB0F0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52">
        <w:r w:rsidR="0035605E" w:rsidRPr="00B670C0">
          <w:rPr>
            <w:color w:val="000000"/>
            <w:sz w:val="21"/>
            <w:szCs w:val="21"/>
          </w:rPr>
          <w:t xml:space="preserve">Alhaddad, H. </w:t>
        </w:r>
      </w:hyperlink>
      <w:hyperlink r:id="rId653">
        <w:r w:rsidR="0035605E" w:rsidRPr="00B670C0">
          <w:rPr>
            <w:i/>
            <w:color w:val="000000"/>
            <w:sz w:val="21"/>
            <w:szCs w:val="21"/>
          </w:rPr>
          <w:t>et al.</w:t>
        </w:r>
      </w:hyperlink>
      <w:hyperlink r:id="rId654">
        <w:r w:rsidR="0035605E" w:rsidRPr="00B670C0">
          <w:rPr>
            <w:color w:val="000000"/>
            <w:sz w:val="21"/>
            <w:szCs w:val="21"/>
          </w:rPr>
          <w:t xml:space="preserve"> (2013) ‘Extent of Linkage Disequilibrium in the Domestic Cat, Felis Silvestris Catus, and Its Breeds’. </w:t>
        </w:r>
      </w:hyperlink>
      <w:hyperlink r:id="rId655">
        <w:r w:rsidR="0035605E" w:rsidRPr="00B670C0">
          <w:rPr>
            <w:i/>
            <w:color w:val="000000"/>
            <w:sz w:val="21"/>
            <w:szCs w:val="21"/>
          </w:rPr>
          <w:t>PloS One</w:t>
        </w:r>
      </w:hyperlink>
      <w:hyperlink r:id="rId656">
        <w:r w:rsidR="0035605E" w:rsidRPr="00B670C0">
          <w:rPr>
            <w:color w:val="000000"/>
            <w:sz w:val="21"/>
            <w:szCs w:val="21"/>
          </w:rPr>
          <w:t>, 8(1), p. e53537.</w:t>
        </w:r>
      </w:hyperlink>
    </w:p>
    <w:p w14:paraId="400B2FF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57">
        <w:r w:rsidR="0035605E" w:rsidRPr="00B670C0">
          <w:rPr>
            <w:color w:val="000000"/>
            <w:sz w:val="21"/>
            <w:szCs w:val="21"/>
          </w:rPr>
          <w:t xml:space="preserve">Antunes, A. </w:t>
        </w:r>
      </w:hyperlink>
      <w:hyperlink r:id="rId658">
        <w:r w:rsidR="0035605E" w:rsidRPr="00B670C0">
          <w:rPr>
            <w:i/>
            <w:color w:val="000000"/>
            <w:sz w:val="21"/>
            <w:szCs w:val="21"/>
          </w:rPr>
          <w:t>et al.</w:t>
        </w:r>
      </w:hyperlink>
      <w:hyperlink r:id="rId659">
        <w:r w:rsidR="0035605E" w:rsidRPr="00B670C0">
          <w:rPr>
            <w:color w:val="000000"/>
            <w:sz w:val="21"/>
            <w:szCs w:val="21"/>
          </w:rPr>
          <w:t xml:space="preserve"> (2008) ‘The Evolutionary Dynamics of the Lion Panthera Leo Revealed by Host and Viral Population Genomics’. </w:t>
        </w:r>
      </w:hyperlink>
      <w:hyperlink r:id="rId660">
        <w:r w:rsidR="0035605E" w:rsidRPr="00B670C0">
          <w:rPr>
            <w:i/>
            <w:color w:val="000000"/>
            <w:sz w:val="21"/>
            <w:szCs w:val="21"/>
          </w:rPr>
          <w:t>PLoS Genetics</w:t>
        </w:r>
      </w:hyperlink>
      <w:hyperlink r:id="rId661">
        <w:r w:rsidR="0035605E" w:rsidRPr="00B670C0">
          <w:rPr>
            <w:color w:val="000000"/>
            <w:sz w:val="21"/>
            <w:szCs w:val="21"/>
          </w:rPr>
          <w:t>, 4(11), p. e1000251.</w:t>
        </w:r>
      </w:hyperlink>
    </w:p>
    <w:p w14:paraId="083CF792"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62">
        <w:r w:rsidR="0035605E" w:rsidRPr="00B670C0">
          <w:rPr>
            <w:color w:val="000000"/>
            <w:sz w:val="21"/>
            <w:szCs w:val="21"/>
          </w:rPr>
          <w:t xml:space="preserve">Armstrong, E.E. </w:t>
        </w:r>
      </w:hyperlink>
      <w:hyperlink r:id="rId663">
        <w:r w:rsidR="0035605E" w:rsidRPr="00B670C0">
          <w:rPr>
            <w:i/>
            <w:color w:val="000000"/>
            <w:sz w:val="21"/>
            <w:szCs w:val="21"/>
          </w:rPr>
          <w:t>et al.</w:t>
        </w:r>
      </w:hyperlink>
      <w:hyperlink r:id="rId664">
        <w:r w:rsidR="0035605E" w:rsidRPr="00B670C0">
          <w:rPr>
            <w:color w:val="000000"/>
            <w:sz w:val="21"/>
            <w:szCs w:val="21"/>
          </w:rPr>
          <w:t xml:space="preserve"> (2020) ‘Long Live the King: Chromosome-Level Assembly of the Lion (Panthera Leo) Using Linked-Read, Hi-C, and Long-Read Data’. </w:t>
        </w:r>
      </w:hyperlink>
      <w:hyperlink r:id="rId665">
        <w:r w:rsidR="0035605E" w:rsidRPr="00B670C0">
          <w:rPr>
            <w:i/>
            <w:color w:val="000000"/>
            <w:sz w:val="21"/>
            <w:szCs w:val="21"/>
          </w:rPr>
          <w:t>BMC Biology</w:t>
        </w:r>
      </w:hyperlink>
      <w:hyperlink r:id="rId666">
        <w:r w:rsidR="0035605E" w:rsidRPr="00B670C0">
          <w:rPr>
            <w:color w:val="000000"/>
            <w:sz w:val="21"/>
            <w:szCs w:val="21"/>
          </w:rPr>
          <w:t>, 18(1), p. 3.</w:t>
        </w:r>
      </w:hyperlink>
    </w:p>
    <w:p w14:paraId="25F25CC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67">
        <w:r w:rsidR="0035605E" w:rsidRPr="00B670C0">
          <w:rPr>
            <w:color w:val="000000"/>
            <w:sz w:val="21"/>
            <w:szCs w:val="21"/>
          </w:rPr>
          <w:t xml:space="preserve">Armstrong, E.E. </w:t>
        </w:r>
      </w:hyperlink>
      <w:hyperlink r:id="rId668">
        <w:r w:rsidR="0035605E" w:rsidRPr="00B670C0">
          <w:rPr>
            <w:i/>
            <w:color w:val="000000"/>
            <w:sz w:val="21"/>
            <w:szCs w:val="21"/>
          </w:rPr>
          <w:t>et al.</w:t>
        </w:r>
      </w:hyperlink>
      <w:hyperlink r:id="rId669">
        <w:r w:rsidR="0035605E" w:rsidRPr="00B670C0">
          <w:rPr>
            <w:color w:val="000000"/>
            <w:sz w:val="21"/>
            <w:szCs w:val="21"/>
          </w:rPr>
          <w:t xml:space="preserve"> (2021) ‘Recent Evolutionary History of Tigers Highlights Contrasting Roles of Genetic Drift and Selection’. </w:t>
        </w:r>
      </w:hyperlink>
      <w:hyperlink r:id="rId670">
        <w:r w:rsidR="0035605E" w:rsidRPr="00B670C0">
          <w:rPr>
            <w:i/>
            <w:color w:val="000000"/>
            <w:sz w:val="21"/>
            <w:szCs w:val="21"/>
          </w:rPr>
          <w:t>Molecular Biology and Evolution</w:t>
        </w:r>
      </w:hyperlink>
      <w:hyperlink r:id="rId671">
        <w:r w:rsidR="0035605E" w:rsidRPr="00B670C0">
          <w:rPr>
            <w:color w:val="000000"/>
            <w:sz w:val="21"/>
            <w:szCs w:val="21"/>
          </w:rPr>
          <w:t>, 38(6), pp. 2366–2379.</w:t>
        </w:r>
      </w:hyperlink>
    </w:p>
    <w:p w14:paraId="5DDE15B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72">
        <w:r w:rsidR="0035605E" w:rsidRPr="00B670C0">
          <w:rPr>
            <w:color w:val="000000"/>
            <w:sz w:val="21"/>
            <w:szCs w:val="21"/>
          </w:rPr>
          <w:t xml:space="preserve">Armstrong, J. </w:t>
        </w:r>
      </w:hyperlink>
      <w:hyperlink r:id="rId673">
        <w:r w:rsidR="0035605E" w:rsidRPr="00B670C0">
          <w:rPr>
            <w:i/>
            <w:color w:val="000000"/>
            <w:sz w:val="21"/>
            <w:szCs w:val="21"/>
          </w:rPr>
          <w:t>et al.</w:t>
        </w:r>
      </w:hyperlink>
      <w:hyperlink r:id="rId674">
        <w:r w:rsidR="0035605E" w:rsidRPr="00B670C0">
          <w:rPr>
            <w:color w:val="000000"/>
            <w:sz w:val="21"/>
            <w:szCs w:val="21"/>
          </w:rPr>
          <w:t xml:space="preserve"> (2020) ‘Progressive Cactus Is a Multiple-Genome Aligner for the Thousand-Genome Era’. </w:t>
        </w:r>
      </w:hyperlink>
      <w:hyperlink r:id="rId675">
        <w:r w:rsidR="0035605E" w:rsidRPr="00B670C0">
          <w:rPr>
            <w:i/>
            <w:color w:val="000000"/>
            <w:sz w:val="21"/>
            <w:szCs w:val="21"/>
          </w:rPr>
          <w:t>Nature</w:t>
        </w:r>
      </w:hyperlink>
      <w:hyperlink r:id="rId676">
        <w:r w:rsidR="0035605E" w:rsidRPr="00B670C0">
          <w:rPr>
            <w:color w:val="000000"/>
            <w:sz w:val="21"/>
            <w:szCs w:val="21"/>
          </w:rPr>
          <w:t>, 587(7833), pp. 246–251.</w:t>
        </w:r>
      </w:hyperlink>
    </w:p>
    <w:p w14:paraId="2BF4A62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77">
        <w:r w:rsidR="0035605E" w:rsidRPr="00B670C0">
          <w:rPr>
            <w:color w:val="000000"/>
            <w:sz w:val="21"/>
            <w:szCs w:val="21"/>
          </w:rPr>
          <w:t xml:space="preserve">Bahcall, O. (2013) </w:t>
        </w:r>
      </w:hyperlink>
      <w:hyperlink r:id="rId678">
        <w:r w:rsidR="0035605E" w:rsidRPr="00B670C0">
          <w:rPr>
            <w:i/>
            <w:color w:val="000000"/>
            <w:sz w:val="21"/>
            <w:szCs w:val="21"/>
          </w:rPr>
          <w:t>FunSeq for Cancer Genomics</w:t>
        </w:r>
      </w:hyperlink>
      <w:hyperlink r:id="rId679">
        <w:r w:rsidR="0035605E" w:rsidRPr="00B670C0">
          <w:rPr>
            <w:color w:val="000000"/>
            <w:sz w:val="21"/>
            <w:szCs w:val="21"/>
          </w:rPr>
          <w:t xml:space="preserve">. </w:t>
        </w:r>
      </w:hyperlink>
      <w:hyperlink r:id="rId680">
        <w:r w:rsidR="0035605E" w:rsidRPr="00B670C0">
          <w:rPr>
            <w:i/>
            <w:color w:val="000000"/>
            <w:sz w:val="21"/>
            <w:szCs w:val="21"/>
          </w:rPr>
          <w:t>Nature Publishing Group US</w:t>
        </w:r>
      </w:hyperlink>
      <w:hyperlink r:id="rId681">
        <w:r w:rsidR="0035605E" w:rsidRPr="00B670C0">
          <w:rPr>
            <w:color w:val="000000"/>
            <w:sz w:val="21"/>
            <w:szCs w:val="21"/>
          </w:rPr>
          <w:t xml:space="preserve">. DOI: </w:t>
        </w:r>
      </w:hyperlink>
      <w:hyperlink r:id="rId682">
        <w:r w:rsidR="0035605E" w:rsidRPr="00B670C0">
          <w:rPr>
            <w:color w:val="000000"/>
            <w:sz w:val="21"/>
            <w:szCs w:val="21"/>
          </w:rPr>
          <w:t>10.1038/ng.2819</w:t>
        </w:r>
      </w:hyperlink>
      <w:hyperlink r:id="rId683">
        <w:r w:rsidR="0035605E" w:rsidRPr="00B670C0">
          <w:rPr>
            <w:color w:val="000000"/>
            <w:sz w:val="21"/>
            <w:szCs w:val="21"/>
          </w:rPr>
          <w:t>.</w:t>
        </w:r>
      </w:hyperlink>
    </w:p>
    <w:p w14:paraId="63975D1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84">
        <w:r w:rsidR="0035605E" w:rsidRPr="00B670C0">
          <w:rPr>
            <w:color w:val="000000"/>
            <w:sz w:val="21"/>
            <w:szCs w:val="21"/>
          </w:rPr>
          <w:t xml:space="preserve">Banks, S.C. </w:t>
        </w:r>
      </w:hyperlink>
      <w:hyperlink r:id="rId685">
        <w:r w:rsidR="0035605E" w:rsidRPr="00B670C0">
          <w:rPr>
            <w:i/>
            <w:color w:val="000000"/>
            <w:sz w:val="21"/>
            <w:szCs w:val="21"/>
          </w:rPr>
          <w:t>et al.</w:t>
        </w:r>
      </w:hyperlink>
      <w:hyperlink r:id="rId686">
        <w:r w:rsidR="0035605E" w:rsidRPr="00B670C0">
          <w:rPr>
            <w:color w:val="000000"/>
            <w:sz w:val="21"/>
            <w:szCs w:val="21"/>
          </w:rPr>
          <w:t xml:space="preserve"> (2013) ‘How Does Ecological Disturbance Influence Genetic Diversity?’ </w:t>
        </w:r>
      </w:hyperlink>
      <w:hyperlink r:id="rId687">
        <w:r w:rsidR="0035605E" w:rsidRPr="00B670C0">
          <w:rPr>
            <w:i/>
            <w:color w:val="000000"/>
            <w:sz w:val="21"/>
            <w:szCs w:val="21"/>
          </w:rPr>
          <w:t>Trends in Ecology &amp; Evolution</w:t>
        </w:r>
      </w:hyperlink>
      <w:hyperlink r:id="rId688">
        <w:r w:rsidR="0035605E" w:rsidRPr="00B670C0">
          <w:rPr>
            <w:color w:val="000000"/>
            <w:sz w:val="21"/>
            <w:szCs w:val="21"/>
          </w:rPr>
          <w:t>, 28(11), pp. 670–679.</w:t>
        </w:r>
      </w:hyperlink>
    </w:p>
    <w:p w14:paraId="40DA3DC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89">
        <w:r w:rsidR="0035605E" w:rsidRPr="00B670C0">
          <w:rPr>
            <w:color w:val="000000"/>
            <w:sz w:val="21"/>
            <w:szCs w:val="21"/>
          </w:rPr>
          <w:t xml:space="preserve">Beiki, H. </w:t>
        </w:r>
      </w:hyperlink>
      <w:hyperlink r:id="rId690">
        <w:r w:rsidR="0035605E" w:rsidRPr="00B670C0">
          <w:rPr>
            <w:i/>
            <w:color w:val="000000"/>
            <w:sz w:val="21"/>
            <w:szCs w:val="21"/>
          </w:rPr>
          <w:t>et al.</w:t>
        </w:r>
      </w:hyperlink>
      <w:hyperlink r:id="rId691">
        <w:r w:rsidR="0035605E" w:rsidRPr="00B670C0">
          <w:rPr>
            <w:color w:val="000000"/>
            <w:sz w:val="21"/>
            <w:szCs w:val="21"/>
          </w:rPr>
          <w:t xml:space="preserve"> (2019) ‘Improved Annotation of the Domestic Pig Genome through Integration of Iso-Seq and RNA-Seq Data’. </w:t>
        </w:r>
      </w:hyperlink>
      <w:hyperlink r:id="rId692">
        <w:r w:rsidR="0035605E" w:rsidRPr="00B670C0">
          <w:rPr>
            <w:i/>
            <w:color w:val="000000"/>
            <w:sz w:val="21"/>
            <w:szCs w:val="21"/>
          </w:rPr>
          <w:t>BMC Genomics</w:t>
        </w:r>
      </w:hyperlink>
      <w:hyperlink r:id="rId693">
        <w:r w:rsidR="0035605E" w:rsidRPr="00B670C0">
          <w:rPr>
            <w:color w:val="000000"/>
            <w:sz w:val="21"/>
            <w:szCs w:val="21"/>
          </w:rPr>
          <w:t>, 20(1), p. 344.</w:t>
        </w:r>
      </w:hyperlink>
    </w:p>
    <w:p w14:paraId="0F80C4A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94">
        <w:r w:rsidR="0035605E" w:rsidRPr="00B670C0">
          <w:rPr>
            <w:color w:val="000000"/>
            <w:sz w:val="21"/>
            <w:szCs w:val="21"/>
          </w:rPr>
          <w:t xml:space="preserve">Belton, J.-M. </w:t>
        </w:r>
      </w:hyperlink>
      <w:hyperlink r:id="rId695">
        <w:r w:rsidR="0035605E" w:rsidRPr="00B670C0">
          <w:rPr>
            <w:i/>
            <w:color w:val="000000"/>
            <w:sz w:val="21"/>
            <w:szCs w:val="21"/>
          </w:rPr>
          <w:t>et al.</w:t>
        </w:r>
      </w:hyperlink>
      <w:hyperlink r:id="rId696">
        <w:r w:rsidR="0035605E" w:rsidRPr="00B670C0">
          <w:rPr>
            <w:color w:val="000000"/>
            <w:sz w:val="21"/>
            <w:szCs w:val="21"/>
          </w:rPr>
          <w:t xml:space="preserve"> (2012) ‘Hi-C: A Comprehensive Technique to Capture the Conformation of Genomes’. </w:t>
        </w:r>
      </w:hyperlink>
      <w:hyperlink r:id="rId697">
        <w:r w:rsidR="0035605E" w:rsidRPr="00B670C0">
          <w:rPr>
            <w:i/>
            <w:color w:val="000000"/>
            <w:sz w:val="21"/>
            <w:szCs w:val="21"/>
          </w:rPr>
          <w:t xml:space="preserve">Methods </w:t>
        </w:r>
      </w:hyperlink>
      <w:hyperlink r:id="rId698">
        <w:r w:rsidR="0035605E" w:rsidRPr="00B670C0">
          <w:rPr>
            <w:color w:val="000000"/>
            <w:sz w:val="21"/>
            <w:szCs w:val="21"/>
          </w:rPr>
          <w:t>, 58(3), pp. 268–276.</w:t>
        </w:r>
      </w:hyperlink>
    </w:p>
    <w:p w14:paraId="5A04E779"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699">
        <w:r w:rsidR="0035605E" w:rsidRPr="00B670C0">
          <w:rPr>
            <w:color w:val="000000"/>
            <w:sz w:val="21"/>
            <w:szCs w:val="21"/>
          </w:rPr>
          <w:t xml:space="preserve">Bijlsma, R. and Loeschcke, V. (2012) ‘Genetic Erosion Impedes Adaptive Responses to Stressful Environments’. </w:t>
        </w:r>
      </w:hyperlink>
      <w:hyperlink r:id="rId700">
        <w:r w:rsidR="0035605E" w:rsidRPr="00B670C0">
          <w:rPr>
            <w:i/>
            <w:color w:val="000000"/>
            <w:sz w:val="21"/>
            <w:szCs w:val="21"/>
          </w:rPr>
          <w:t>Evolutionary Applications</w:t>
        </w:r>
      </w:hyperlink>
      <w:hyperlink r:id="rId701">
        <w:r w:rsidR="0035605E" w:rsidRPr="00B670C0">
          <w:rPr>
            <w:color w:val="000000"/>
            <w:sz w:val="21"/>
            <w:szCs w:val="21"/>
          </w:rPr>
          <w:t>, 5(2), pp. 117–129.</w:t>
        </w:r>
      </w:hyperlink>
    </w:p>
    <w:p w14:paraId="0930FEA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02">
        <w:r w:rsidR="0035605E" w:rsidRPr="00B670C0">
          <w:rPr>
            <w:color w:val="000000"/>
            <w:sz w:val="21"/>
            <w:szCs w:val="21"/>
          </w:rPr>
          <w:t xml:space="preserve">Björnerfeldt, S., Webster, M.T. and Vilà, C. (2006) ‘Relaxation of Selective Constraint on Dog Mitochondrial DNA Following Domestication’. </w:t>
        </w:r>
      </w:hyperlink>
      <w:hyperlink r:id="rId703">
        <w:r w:rsidR="0035605E" w:rsidRPr="00B670C0">
          <w:rPr>
            <w:i/>
            <w:color w:val="000000"/>
            <w:sz w:val="21"/>
            <w:szCs w:val="21"/>
          </w:rPr>
          <w:t>Genome Research</w:t>
        </w:r>
      </w:hyperlink>
      <w:hyperlink r:id="rId704">
        <w:r w:rsidR="0035605E" w:rsidRPr="00B670C0">
          <w:rPr>
            <w:color w:val="000000"/>
            <w:sz w:val="21"/>
            <w:szCs w:val="21"/>
          </w:rPr>
          <w:t>, 16(8), pp. 990–994.</w:t>
        </w:r>
      </w:hyperlink>
    </w:p>
    <w:p w14:paraId="37A508A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05">
        <w:r w:rsidR="0035605E" w:rsidRPr="00B670C0">
          <w:rPr>
            <w:color w:val="000000"/>
            <w:sz w:val="21"/>
            <w:szCs w:val="21"/>
          </w:rPr>
          <w:t xml:space="preserve">Blanchette, M. </w:t>
        </w:r>
      </w:hyperlink>
      <w:hyperlink r:id="rId706">
        <w:r w:rsidR="0035605E" w:rsidRPr="00B670C0">
          <w:rPr>
            <w:i/>
            <w:color w:val="000000"/>
            <w:sz w:val="21"/>
            <w:szCs w:val="21"/>
          </w:rPr>
          <w:t>et al.</w:t>
        </w:r>
      </w:hyperlink>
      <w:hyperlink r:id="rId707">
        <w:r w:rsidR="0035605E" w:rsidRPr="00B670C0">
          <w:rPr>
            <w:color w:val="000000"/>
            <w:sz w:val="21"/>
            <w:szCs w:val="21"/>
          </w:rPr>
          <w:t xml:space="preserve"> (2004) ‘Aligning Multiple Genomic Sequences with the Threaded Blockset Aligner’. </w:t>
        </w:r>
      </w:hyperlink>
      <w:hyperlink r:id="rId708">
        <w:r w:rsidR="0035605E" w:rsidRPr="00B670C0">
          <w:rPr>
            <w:i/>
            <w:color w:val="000000"/>
            <w:sz w:val="21"/>
            <w:szCs w:val="21"/>
          </w:rPr>
          <w:t>Genome Research</w:t>
        </w:r>
      </w:hyperlink>
      <w:hyperlink r:id="rId709">
        <w:r w:rsidR="0035605E" w:rsidRPr="00B670C0">
          <w:rPr>
            <w:color w:val="000000"/>
            <w:sz w:val="21"/>
            <w:szCs w:val="21"/>
          </w:rPr>
          <w:t>, 14(4), pp. 708–715.</w:t>
        </w:r>
      </w:hyperlink>
    </w:p>
    <w:p w14:paraId="5149E84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10">
        <w:r w:rsidR="0035605E" w:rsidRPr="00B670C0">
          <w:rPr>
            <w:color w:val="000000"/>
            <w:sz w:val="21"/>
            <w:szCs w:val="21"/>
          </w:rPr>
          <w:t xml:space="preserve">Boeva, V. (2016) ‘Analysis of Genomic Sequence Motifs for Deciphering Transcription Factor Binding and Transcriptional Regulation in Eukaryotic Cells’. </w:t>
        </w:r>
      </w:hyperlink>
      <w:hyperlink r:id="rId711">
        <w:r w:rsidR="0035605E" w:rsidRPr="00B670C0">
          <w:rPr>
            <w:i/>
            <w:color w:val="000000"/>
            <w:sz w:val="21"/>
            <w:szCs w:val="21"/>
          </w:rPr>
          <w:t>Frontiers in Genetics</w:t>
        </w:r>
      </w:hyperlink>
      <w:hyperlink r:id="rId712">
        <w:r w:rsidR="0035605E" w:rsidRPr="00B670C0">
          <w:rPr>
            <w:color w:val="000000"/>
            <w:sz w:val="21"/>
            <w:szCs w:val="21"/>
          </w:rPr>
          <w:t>, 7, p. 24.</w:t>
        </w:r>
      </w:hyperlink>
    </w:p>
    <w:p w14:paraId="1B60BE1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13">
        <w:r w:rsidR="0035605E" w:rsidRPr="00B670C0">
          <w:rPr>
            <w:color w:val="000000"/>
            <w:sz w:val="21"/>
            <w:szCs w:val="21"/>
          </w:rPr>
          <w:t xml:space="preserve">Bosse, M. </w:t>
        </w:r>
      </w:hyperlink>
      <w:hyperlink r:id="rId714">
        <w:r w:rsidR="0035605E" w:rsidRPr="00B670C0">
          <w:rPr>
            <w:i/>
            <w:color w:val="000000"/>
            <w:sz w:val="21"/>
            <w:szCs w:val="21"/>
          </w:rPr>
          <w:t>et al.</w:t>
        </w:r>
      </w:hyperlink>
      <w:hyperlink r:id="rId715">
        <w:r w:rsidR="0035605E" w:rsidRPr="00B670C0">
          <w:rPr>
            <w:color w:val="000000"/>
            <w:sz w:val="21"/>
            <w:szCs w:val="21"/>
          </w:rPr>
          <w:t xml:space="preserve"> (2019) ‘Deleterious Alleles in the Context of Domestication, Inbreeding, and Selection’. </w:t>
        </w:r>
      </w:hyperlink>
      <w:hyperlink r:id="rId716">
        <w:r w:rsidR="0035605E" w:rsidRPr="00B670C0">
          <w:rPr>
            <w:i/>
            <w:color w:val="000000"/>
            <w:sz w:val="21"/>
            <w:szCs w:val="21"/>
          </w:rPr>
          <w:t>Evolutionary Applications</w:t>
        </w:r>
      </w:hyperlink>
      <w:hyperlink r:id="rId717">
        <w:r w:rsidR="0035605E" w:rsidRPr="00B670C0">
          <w:rPr>
            <w:color w:val="000000"/>
            <w:sz w:val="21"/>
            <w:szCs w:val="21"/>
          </w:rPr>
          <w:t>, 12(1), pp. 6–17.</w:t>
        </w:r>
      </w:hyperlink>
    </w:p>
    <w:p w14:paraId="69685695"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18">
        <w:r w:rsidR="0035605E" w:rsidRPr="00B670C0">
          <w:rPr>
            <w:color w:val="000000"/>
            <w:sz w:val="21"/>
            <w:szCs w:val="21"/>
          </w:rPr>
          <w:t xml:space="preserve">Broquet, T. </w:t>
        </w:r>
      </w:hyperlink>
      <w:hyperlink r:id="rId719">
        <w:r w:rsidR="0035605E" w:rsidRPr="00B670C0">
          <w:rPr>
            <w:i/>
            <w:color w:val="000000"/>
            <w:sz w:val="21"/>
            <w:szCs w:val="21"/>
          </w:rPr>
          <w:t>et al.</w:t>
        </w:r>
      </w:hyperlink>
      <w:hyperlink r:id="rId720">
        <w:r w:rsidR="0035605E" w:rsidRPr="00B670C0">
          <w:rPr>
            <w:color w:val="000000"/>
            <w:sz w:val="21"/>
            <w:szCs w:val="21"/>
          </w:rPr>
          <w:t xml:space="preserve"> (2010) ‘Genetic Bottlenecks Driven by Population Disconnection’. </w:t>
        </w:r>
      </w:hyperlink>
      <w:hyperlink r:id="rId721">
        <w:r w:rsidR="0035605E" w:rsidRPr="00B670C0">
          <w:rPr>
            <w:i/>
            <w:color w:val="000000"/>
            <w:sz w:val="21"/>
            <w:szCs w:val="21"/>
          </w:rPr>
          <w:t>Conservation Biology: The Journal of the Society for Conservation Biology</w:t>
        </w:r>
      </w:hyperlink>
      <w:hyperlink r:id="rId722">
        <w:r w:rsidR="0035605E" w:rsidRPr="00B670C0">
          <w:rPr>
            <w:color w:val="000000"/>
            <w:sz w:val="21"/>
            <w:szCs w:val="21"/>
          </w:rPr>
          <w:t>, 24(6), pp. 1596–1605.</w:t>
        </w:r>
      </w:hyperlink>
    </w:p>
    <w:p w14:paraId="62CE8C1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23">
        <w:r w:rsidR="0035605E" w:rsidRPr="00B670C0">
          <w:rPr>
            <w:color w:val="000000"/>
            <w:sz w:val="21"/>
            <w:szCs w:val="21"/>
          </w:rPr>
          <w:t xml:space="preserve">Buckley, R.M. </w:t>
        </w:r>
      </w:hyperlink>
      <w:hyperlink r:id="rId724">
        <w:r w:rsidR="0035605E" w:rsidRPr="00B670C0">
          <w:rPr>
            <w:i/>
            <w:color w:val="000000"/>
            <w:sz w:val="21"/>
            <w:szCs w:val="21"/>
          </w:rPr>
          <w:t>et al.</w:t>
        </w:r>
      </w:hyperlink>
      <w:hyperlink r:id="rId725">
        <w:r w:rsidR="0035605E" w:rsidRPr="00B670C0">
          <w:rPr>
            <w:color w:val="000000"/>
            <w:sz w:val="21"/>
            <w:szCs w:val="21"/>
          </w:rPr>
          <w:t xml:space="preserve"> (2020) ‘A New Domestic Cat Genome Assembly Based on Long Sequence Reads Empowers Feline Genomic Medicine and Identifies a Novel Gene for Dwarfism’. </w:t>
        </w:r>
      </w:hyperlink>
      <w:hyperlink r:id="rId726">
        <w:r w:rsidR="0035605E" w:rsidRPr="00B670C0">
          <w:rPr>
            <w:i/>
            <w:color w:val="000000"/>
            <w:sz w:val="21"/>
            <w:szCs w:val="21"/>
          </w:rPr>
          <w:t>PLoS Genetics</w:t>
        </w:r>
      </w:hyperlink>
      <w:hyperlink r:id="rId727">
        <w:r w:rsidR="0035605E" w:rsidRPr="00B670C0">
          <w:rPr>
            <w:color w:val="000000"/>
            <w:sz w:val="21"/>
            <w:szCs w:val="21"/>
          </w:rPr>
          <w:t>, 16(10), p. e1008926.</w:t>
        </w:r>
      </w:hyperlink>
    </w:p>
    <w:p w14:paraId="28E20349"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28">
        <w:r w:rsidR="0035605E" w:rsidRPr="00B670C0">
          <w:rPr>
            <w:color w:val="000000"/>
            <w:sz w:val="21"/>
            <w:szCs w:val="21"/>
          </w:rPr>
          <w:t xml:space="preserve">Burge, C. and Karlin, S. (1997) ‘Prediction of Complete Gene Structures in Human Genomic DNA’. </w:t>
        </w:r>
      </w:hyperlink>
      <w:hyperlink r:id="rId729">
        <w:r w:rsidR="0035605E" w:rsidRPr="00B670C0">
          <w:rPr>
            <w:i/>
            <w:color w:val="000000"/>
            <w:sz w:val="21"/>
            <w:szCs w:val="21"/>
          </w:rPr>
          <w:t>Journal of Molecular Biology</w:t>
        </w:r>
      </w:hyperlink>
      <w:hyperlink r:id="rId730">
        <w:r w:rsidR="0035605E" w:rsidRPr="00B670C0">
          <w:rPr>
            <w:color w:val="000000"/>
            <w:sz w:val="21"/>
            <w:szCs w:val="21"/>
          </w:rPr>
          <w:t>, 268(1), pp. 78–94.</w:t>
        </w:r>
      </w:hyperlink>
    </w:p>
    <w:p w14:paraId="01A4DDB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31">
        <w:r w:rsidR="0035605E" w:rsidRPr="00B670C0">
          <w:rPr>
            <w:color w:val="000000"/>
            <w:sz w:val="21"/>
            <w:szCs w:val="21"/>
          </w:rPr>
          <w:t xml:space="preserve">Cantarel, B.L. </w:t>
        </w:r>
      </w:hyperlink>
      <w:hyperlink r:id="rId732">
        <w:r w:rsidR="0035605E" w:rsidRPr="00B670C0">
          <w:rPr>
            <w:i/>
            <w:color w:val="000000"/>
            <w:sz w:val="21"/>
            <w:szCs w:val="21"/>
          </w:rPr>
          <w:t>et al.</w:t>
        </w:r>
      </w:hyperlink>
      <w:hyperlink r:id="rId733">
        <w:r w:rsidR="0035605E" w:rsidRPr="00B670C0">
          <w:rPr>
            <w:color w:val="000000"/>
            <w:sz w:val="21"/>
            <w:szCs w:val="21"/>
          </w:rPr>
          <w:t xml:space="preserve"> (2008) ‘MAKER: An Easy-to-Use Annotation Pipeline Designed for Emerging Model Organism Genomes’. </w:t>
        </w:r>
      </w:hyperlink>
      <w:hyperlink r:id="rId734">
        <w:r w:rsidR="0035605E" w:rsidRPr="00B670C0">
          <w:rPr>
            <w:i/>
            <w:color w:val="000000"/>
            <w:sz w:val="21"/>
            <w:szCs w:val="21"/>
          </w:rPr>
          <w:t>Genome Research</w:t>
        </w:r>
      </w:hyperlink>
      <w:hyperlink r:id="rId735">
        <w:r w:rsidR="0035605E" w:rsidRPr="00B670C0">
          <w:rPr>
            <w:color w:val="000000"/>
            <w:sz w:val="21"/>
            <w:szCs w:val="21"/>
          </w:rPr>
          <w:t>, 18(1), pp. 188–196.</w:t>
        </w:r>
      </w:hyperlink>
    </w:p>
    <w:p w14:paraId="2CD97E6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36">
        <w:r w:rsidR="0035605E" w:rsidRPr="00B670C0">
          <w:rPr>
            <w:color w:val="000000"/>
            <w:sz w:val="21"/>
            <w:szCs w:val="21"/>
          </w:rPr>
          <w:t xml:space="preserve">Carroll, S.B. (2000) ‘Endless Forms: The Evolution Minireview of Gene Regulation and Morphological Diversity’. </w:t>
        </w:r>
      </w:hyperlink>
      <w:hyperlink r:id="rId737">
        <w:r w:rsidR="0035605E" w:rsidRPr="00B670C0">
          <w:rPr>
            <w:i/>
            <w:color w:val="000000"/>
            <w:sz w:val="21"/>
            <w:szCs w:val="21"/>
          </w:rPr>
          <w:t>Cell</w:t>
        </w:r>
      </w:hyperlink>
      <w:hyperlink r:id="rId738">
        <w:r w:rsidR="0035605E" w:rsidRPr="00B670C0">
          <w:rPr>
            <w:color w:val="000000"/>
            <w:sz w:val="21"/>
            <w:szCs w:val="21"/>
          </w:rPr>
          <w:t>, 101, pp. 577–580.</w:t>
        </w:r>
      </w:hyperlink>
    </w:p>
    <w:p w14:paraId="2ED4257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39">
        <w:r w:rsidR="0035605E" w:rsidRPr="00B670C0">
          <w:rPr>
            <w:color w:val="000000"/>
            <w:sz w:val="21"/>
            <w:szCs w:val="21"/>
          </w:rPr>
          <w:t xml:space="preserve">Charlesworth, B. and Charlesworth, D. (1999) ‘The Genetic Basis of Inbreeding Depression’. </w:t>
        </w:r>
      </w:hyperlink>
      <w:hyperlink r:id="rId740">
        <w:r w:rsidR="0035605E" w:rsidRPr="00B670C0">
          <w:rPr>
            <w:i/>
            <w:color w:val="000000"/>
            <w:sz w:val="21"/>
            <w:szCs w:val="21"/>
          </w:rPr>
          <w:t>Genetical Research</w:t>
        </w:r>
      </w:hyperlink>
      <w:hyperlink r:id="rId741">
        <w:r w:rsidR="0035605E" w:rsidRPr="00B670C0">
          <w:rPr>
            <w:color w:val="000000"/>
            <w:sz w:val="21"/>
            <w:szCs w:val="21"/>
          </w:rPr>
          <w:t>, 74(3), pp. 329–340.</w:t>
        </w:r>
      </w:hyperlink>
    </w:p>
    <w:p w14:paraId="1BAE33F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42">
        <w:r w:rsidR="0035605E" w:rsidRPr="00B670C0">
          <w:rPr>
            <w:color w:val="000000"/>
            <w:sz w:val="21"/>
            <w:szCs w:val="21"/>
          </w:rPr>
          <w:t xml:space="preserve">Charlesworth, D. (2003) ‘Effects of Inbreeding on the Genetic Diversity of Populations’. </w:t>
        </w:r>
      </w:hyperlink>
      <w:hyperlink r:id="rId743">
        <w:r w:rsidR="0035605E" w:rsidRPr="00B670C0">
          <w:rPr>
            <w:i/>
            <w:color w:val="000000"/>
            <w:sz w:val="21"/>
            <w:szCs w:val="21"/>
          </w:rPr>
          <w:t>Philosophical Transactions of the Royal Society of London. Series B, Biological Sciences</w:t>
        </w:r>
      </w:hyperlink>
      <w:hyperlink r:id="rId744">
        <w:r w:rsidR="0035605E" w:rsidRPr="00B670C0">
          <w:rPr>
            <w:color w:val="000000"/>
            <w:sz w:val="21"/>
            <w:szCs w:val="21"/>
          </w:rPr>
          <w:t>, 358(1434), pp. 1051–1070.</w:t>
        </w:r>
      </w:hyperlink>
    </w:p>
    <w:p w14:paraId="050C51E1" w14:textId="6CEEBD6A"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45">
        <w:r w:rsidR="0035605E" w:rsidRPr="00B670C0">
          <w:rPr>
            <w:color w:val="000000"/>
            <w:sz w:val="21"/>
            <w:szCs w:val="21"/>
          </w:rPr>
          <w:t xml:space="preserve">Charlesworth, D.H. and Charlesworth, B. (1987) ‘Inbreeding Depression </w:t>
        </w:r>
        <w:r w:rsidR="00D57E1D" w:rsidRPr="00B670C0">
          <w:rPr>
            <w:color w:val="000000"/>
            <w:sz w:val="21"/>
            <w:szCs w:val="21"/>
          </w:rPr>
          <w:t>and</w:t>
        </w:r>
        <w:r w:rsidR="0035605E" w:rsidRPr="00B670C0">
          <w:rPr>
            <w:color w:val="000000"/>
            <w:sz w:val="21"/>
            <w:szCs w:val="21"/>
          </w:rPr>
          <w:t xml:space="preserve"> Its Evolutionary Consequences’. </w:t>
        </w:r>
      </w:hyperlink>
      <w:hyperlink r:id="rId746">
        <w:r w:rsidR="0035605E" w:rsidRPr="00B670C0">
          <w:rPr>
            <w:i/>
            <w:color w:val="000000"/>
            <w:sz w:val="21"/>
            <w:szCs w:val="21"/>
          </w:rPr>
          <w:t>Annual Review of Ecology and Systematics</w:t>
        </w:r>
      </w:hyperlink>
      <w:hyperlink r:id="rId747">
        <w:r w:rsidR="0035605E" w:rsidRPr="00B670C0">
          <w:rPr>
            <w:color w:val="000000"/>
            <w:sz w:val="21"/>
            <w:szCs w:val="21"/>
          </w:rPr>
          <w:t>, 18(1), pp. 237–268.</w:t>
        </w:r>
      </w:hyperlink>
    </w:p>
    <w:p w14:paraId="44ADD6F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48">
        <w:r w:rsidR="0035605E" w:rsidRPr="00B670C0">
          <w:rPr>
            <w:color w:val="000000"/>
            <w:sz w:val="21"/>
            <w:szCs w:val="21"/>
          </w:rPr>
          <w:t xml:space="preserve">Charlesworth, D. and Willis, J.H. (2009) ‘The Genetics of Inbreeding Depression’. </w:t>
        </w:r>
      </w:hyperlink>
      <w:hyperlink r:id="rId749">
        <w:r w:rsidR="0035605E" w:rsidRPr="00B670C0">
          <w:rPr>
            <w:i/>
            <w:color w:val="000000"/>
            <w:sz w:val="21"/>
            <w:szCs w:val="21"/>
          </w:rPr>
          <w:t>Nature Reviews. Genetics</w:t>
        </w:r>
      </w:hyperlink>
      <w:hyperlink r:id="rId750">
        <w:r w:rsidR="0035605E" w:rsidRPr="00B670C0">
          <w:rPr>
            <w:color w:val="000000"/>
            <w:sz w:val="21"/>
            <w:szCs w:val="21"/>
          </w:rPr>
          <w:t>, 10(11), pp. 783–796.</w:t>
        </w:r>
      </w:hyperlink>
    </w:p>
    <w:p w14:paraId="5C1D19C9"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51">
        <w:r w:rsidR="0035605E" w:rsidRPr="00B670C0">
          <w:rPr>
            <w:color w:val="000000"/>
            <w:sz w:val="21"/>
            <w:szCs w:val="21"/>
          </w:rPr>
          <w:t xml:space="preserve">Chen, L. and Wang, Y. (2022) ‘Exploiting Deep Transfer Learning for the Prediction of Functional Noncoding Variants Using Genomic Sequence’. </w:t>
        </w:r>
      </w:hyperlink>
      <w:hyperlink r:id="rId752">
        <w:r w:rsidR="0035605E" w:rsidRPr="00B670C0">
          <w:rPr>
            <w:i/>
            <w:color w:val="000000"/>
            <w:sz w:val="21"/>
            <w:szCs w:val="21"/>
          </w:rPr>
          <w:t>bioRxiv</w:t>
        </w:r>
      </w:hyperlink>
      <w:hyperlink r:id="rId753">
        <w:r w:rsidR="0035605E" w:rsidRPr="00B670C0">
          <w:rPr>
            <w:color w:val="000000"/>
            <w:sz w:val="21"/>
            <w:szCs w:val="21"/>
          </w:rPr>
          <w:t xml:space="preserve">, p. 2022.03.19.484983. DOI: </w:t>
        </w:r>
      </w:hyperlink>
      <w:hyperlink r:id="rId754">
        <w:r w:rsidR="0035605E" w:rsidRPr="00B670C0">
          <w:rPr>
            <w:color w:val="000000"/>
            <w:sz w:val="21"/>
            <w:szCs w:val="21"/>
          </w:rPr>
          <w:t>10.1101/2022.03.19.484983</w:t>
        </w:r>
      </w:hyperlink>
      <w:hyperlink r:id="rId755">
        <w:r w:rsidR="0035605E" w:rsidRPr="00B670C0">
          <w:rPr>
            <w:color w:val="000000"/>
            <w:sz w:val="21"/>
            <w:szCs w:val="21"/>
          </w:rPr>
          <w:t>.</w:t>
        </w:r>
      </w:hyperlink>
    </w:p>
    <w:p w14:paraId="637317D2"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56">
        <w:r w:rsidR="0035605E" w:rsidRPr="00B670C0">
          <w:rPr>
            <w:color w:val="000000"/>
            <w:sz w:val="21"/>
            <w:szCs w:val="21"/>
          </w:rPr>
          <w:t xml:space="preserve">Cho, Y.S. </w:t>
        </w:r>
      </w:hyperlink>
      <w:hyperlink r:id="rId757">
        <w:r w:rsidR="0035605E" w:rsidRPr="00B670C0">
          <w:rPr>
            <w:i/>
            <w:color w:val="000000"/>
            <w:sz w:val="21"/>
            <w:szCs w:val="21"/>
          </w:rPr>
          <w:t>et al.</w:t>
        </w:r>
      </w:hyperlink>
      <w:hyperlink r:id="rId758">
        <w:r w:rsidR="0035605E" w:rsidRPr="00B670C0">
          <w:rPr>
            <w:color w:val="000000"/>
            <w:sz w:val="21"/>
            <w:szCs w:val="21"/>
          </w:rPr>
          <w:t xml:space="preserve"> (2013) ‘The Tiger Genome and Comparative Analysis with Lion and Snow Leopard Genomes’. </w:t>
        </w:r>
      </w:hyperlink>
      <w:hyperlink r:id="rId759">
        <w:r w:rsidR="0035605E" w:rsidRPr="00B670C0">
          <w:rPr>
            <w:i/>
            <w:color w:val="000000"/>
            <w:sz w:val="21"/>
            <w:szCs w:val="21"/>
          </w:rPr>
          <w:t>Nature Communications</w:t>
        </w:r>
      </w:hyperlink>
      <w:hyperlink r:id="rId760">
        <w:r w:rsidR="0035605E" w:rsidRPr="00B670C0">
          <w:rPr>
            <w:color w:val="000000"/>
            <w:sz w:val="21"/>
            <w:szCs w:val="21"/>
          </w:rPr>
          <w:t>, 4, p. 2433.</w:t>
        </w:r>
      </w:hyperlink>
    </w:p>
    <w:p w14:paraId="5165D165" w14:textId="07B53352"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61">
        <w:r w:rsidR="0035605E" w:rsidRPr="00B670C0">
          <w:rPr>
            <w:color w:val="000000"/>
            <w:sz w:val="21"/>
            <w:szCs w:val="21"/>
          </w:rPr>
          <w:t xml:space="preserve">Church, D.M. (2022) ‘A </w:t>
        </w:r>
        <w:r w:rsidR="00D57E1D" w:rsidRPr="00B670C0">
          <w:rPr>
            <w:color w:val="000000"/>
            <w:sz w:val="21"/>
            <w:szCs w:val="21"/>
          </w:rPr>
          <w:t>Next</w:t>
        </w:r>
        <w:r w:rsidR="0035605E" w:rsidRPr="00B670C0">
          <w:rPr>
            <w:color w:val="000000"/>
            <w:sz w:val="21"/>
            <w:szCs w:val="21"/>
          </w:rPr>
          <w:t xml:space="preserve">-Generation Human Genome Sequence’. </w:t>
        </w:r>
      </w:hyperlink>
      <w:hyperlink r:id="rId762">
        <w:r w:rsidR="0035605E" w:rsidRPr="00B670C0">
          <w:rPr>
            <w:i/>
            <w:color w:val="000000"/>
            <w:sz w:val="21"/>
            <w:szCs w:val="21"/>
          </w:rPr>
          <w:t>Science</w:t>
        </w:r>
      </w:hyperlink>
      <w:hyperlink r:id="rId763">
        <w:r w:rsidR="0035605E" w:rsidRPr="00B670C0">
          <w:rPr>
            <w:color w:val="000000"/>
            <w:sz w:val="21"/>
            <w:szCs w:val="21"/>
          </w:rPr>
          <w:t>, 376(6588), pp. 34–</w:t>
        </w:r>
        <w:r w:rsidR="0035605E" w:rsidRPr="00B670C0">
          <w:rPr>
            <w:color w:val="000000"/>
            <w:sz w:val="21"/>
            <w:szCs w:val="21"/>
          </w:rPr>
          <w:lastRenderedPageBreak/>
          <w:t>35.</w:t>
        </w:r>
      </w:hyperlink>
    </w:p>
    <w:p w14:paraId="4A1EDE1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64">
        <w:r w:rsidR="0035605E" w:rsidRPr="00B670C0">
          <w:rPr>
            <w:color w:val="000000"/>
            <w:sz w:val="21"/>
            <w:szCs w:val="21"/>
          </w:rPr>
          <w:t xml:space="preserve">Clifford, D.L. </w:t>
        </w:r>
      </w:hyperlink>
      <w:hyperlink r:id="rId765">
        <w:r w:rsidR="0035605E" w:rsidRPr="00B670C0">
          <w:rPr>
            <w:i/>
            <w:color w:val="000000"/>
            <w:sz w:val="21"/>
            <w:szCs w:val="21"/>
          </w:rPr>
          <w:t>et al.</w:t>
        </w:r>
      </w:hyperlink>
      <w:hyperlink r:id="rId766">
        <w:r w:rsidR="0035605E" w:rsidRPr="00B670C0">
          <w:rPr>
            <w:color w:val="000000"/>
            <w:sz w:val="21"/>
            <w:szCs w:val="21"/>
          </w:rPr>
          <w:t xml:space="preserve"> (2007) ‘Using Pregnancy Rates and Perinatal Mortality to Evaluate the Success of Recovery Strategies for Endangered Island Foxes’. </w:t>
        </w:r>
      </w:hyperlink>
      <w:hyperlink r:id="rId767">
        <w:r w:rsidR="0035605E" w:rsidRPr="00B670C0">
          <w:rPr>
            <w:i/>
            <w:color w:val="000000"/>
            <w:sz w:val="21"/>
            <w:szCs w:val="21"/>
          </w:rPr>
          <w:t>Animal Conservation</w:t>
        </w:r>
      </w:hyperlink>
      <w:hyperlink r:id="rId768">
        <w:r w:rsidR="0035605E" w:rsidRPr="00B670C0">
          <w:rPr>
            <w:color w:val="000000"/>
            <w:sz w:val="21"/>
            <w:szCs w:val="21"/>
          </w:rPr>
          <w:t>, 10(4), pp. 442–451.</w:t>
        </w:r>
      </w:hyperlink>
    </w:p>
    <w:p w14:paraId="1D3A0BD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69">
        <w:r w:rsidR="0035605E" w:rsidRPr="00B670C0">
          <w:rPr>
            <w:color w:val="000000"/>
            <w:sz w:val="21"/>
            <w:szCs w:val="21"/>
          </w:rPr>
          <w:t xml:space="preserve">Cochran, K. </w:t>
        </w:r>
      </w:hyperlink>
      <w:hyperlink r:id="rId770">
        <w:r w:rsidR="0035605E" w:rsidRPr="00B670C0">
          <w:rPr>
            <w:i/>
            <w:color w:val="000000"/>
            <w:sz w:val="21"/>
            <w:szCs w:val="21"/>
          </w:rPr>
          <w:t>et al.</w:t>
        </w:r>
      </w:hyperlink>
      <w:hyperlink r:id="rId771">
        <w:r w:rsidR="0035605E" w:rsidRPr="00B670C0">
          <w:rPr>
            <w:color w:val="000000"/>
            <w:sz w:val="21"/>
            <w:szCs w:val="21"/>
          </w:rPr>
          <w:t xml:space="preserve"> (2022) ‘Domain Adaptive Neural Networks Improve Cross-Species Prediction of Transcription Factor Binding’. </w:t>
        </w:r>
      </w:hyperlink>
      <w:hyperlink r:id="rId772">
        <w:r w:rsidR="0035605E" w:rsidRPr="00B670C0">
          <w:rPr>
            <w:i/>
            <w:color w:val="000000"/>
            <w:sz w:val="21"/>
            <w:szCs w:val="21"/>
          </w:rPr>
          <w:t>Genome Research</w:t>
        </w:r>
      </w:hyperlink>
      <w:hyperlink r:id="rId773">
        <w:r w:rsidR="0035605E" w:rsidRPr="00B670C0">
          <w:rPr>
            <w:color w:val="000000"/>
            <w:sz w:val="21"/>
            <w:szCs w:val="21"/>
          </w:rPr>
          <w:t xml:space="preserve">. DOI: </w:t>
        </w:r>
      </w:hyperlink>
      <w:hyperlink r:id="rId774">
        <w:r w:rsidR="0035605E" w:rsidRPr="00B670C0">
          <w:rPr>
            <w:color w:val="000000"/>
            <w:sz w:val="21"/>
            <w:szCs w:val="21"/>
          </w:rPr>
          <w:t>10.1101/gr.275394.121</w:t>
        </w:r>
      </w:hyperlink>
      <w:hyperlink r:id="rId775">
        <w:r w:rsidR="0035605E" w:rsidRPr="00B670C0">
          <w:rPr>
            <w:color w:val="000000"/>
            <w:sz w:val="21"/>
            <w:szCs w:val="21"/>
          </w:rPr>
          <w:t>.</w:t>
        </w:r>
      </w:hyperlink>
    </w:p>
    <w:p w14:paraId="56E60762"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76">
        <w:r w:rsidR="0035605E" w:rsidRPr="00B670C0">
          <w:rPr>
            <w:color w:val="000000"/>
            <w:sz w:val="21"/>
            <w:szCs w:val="21"/>
          </w:rPr>
          <w:t xml:space="preserve">Crow, J.F. and Kimura, M. (1970) </w:t>
        </w:r>
      </w:hyperlink>
      <w:hyperlink r:id="rId777">
        <w:r w:rsidR="0035605E" w:rsidRPr="00B670C0">
          <w:rPr>
            <w:i/>
            <w:color w:val="000000"/>
            <w:sz w:val="21"/>
            <w:szCs w:val="21"/>
          </w:rPr>
          <w:t>An Introduction to Population Genetics Theory</w:t>
        </w:r>
      </w:hyperlink>
      <w:hyperlink r:id="rId778">
        <w:r w:rsidR="0035605E" w:rsidRPr="00B670C0">
          <w:rPr>
            <w:color w:val="000000"/>
            <w:sz w:val="21"/>
            <w:szCs w:val="21"/>
          </w:rPr>
          <w:t>. Burgess Publishing Company.</w:t>
        </w:r>
      </w:hyperlink>
    </w:p>
    <w:p w14:paraId="51B61C3B"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79">
        <w:r w:rsidR="0035605E" w:rsidRPr="00B670C0">
          <w:rPr>
            <w:color w:val="000000"/>
            <w:sz w:val="21"/>
            <w:szCs w:val="21"/>
          </w:rPr>
          <w:t xml:space="preserve">Cruz, F., Vilà, C. and Webster, M.T. (2008) ‘The Legacy of Domestication: Accumulation of Deleterious Mutations in the Dog Genome’. </w:t>
        </w:r>
      </w:hyperlink>
      <w:hyperlink r:id="rId780">
        <w:r w:rsidR="0035605E" w:rsidRPr="00B670C0">
          <w:rPr>
            <w:i/>
            <w:color w:val="000000"/>
            <w:sz w:val="21"/>
            <w:szCs w:val="21"/>
          </w:rPr>
          <w:t>Molecular Biology and Evolution</w:t>
        </w:r>
      </w:hyperlink>
      <w:hyperlink r:id="rId781">
        <w:r w:rsidR="0035605E" w:rsidRPr="00B670C0">
          <w:rPr>
            <w:color w:val="000000"/>
            <w:sz w:val="21"/>
            <w:szCs w:val="21"/>
          </w:rPr>
          <w:t>, 25(11), pp. 2331–2336.</w:t>
        </w:r>
      </w:hyperlink>
    </w:p>
    <w:p w14:paraId="5265F74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82">
        <w:r w:rsidR="0035605E" w:rsidRPr="00B670C0">
          <w:rPr>
            <w:color w:val="000000"/>
            <w:sz w:val="21"/>
            <w:szCs w:val="21"/>
          </w:rPr>
          <w:t xml:space="preserve">Culver, M. </w:t>
        </w:r>
      </w:hyperlink>
      <w:hyperlink r:id="rId783">
        <w:r w:rsidR="0035605E" w:rsidRPr="00B670C0">
          <w:rPr>
            <w:i/>
            <w:color w:val="000000"/>
            <w:sz w:val="21"/>
            <w:szCs w:val="21"/>
          </w:rPr>
          <w:t>et al.</w:t>
        </w:r>
      </w:hyperlink>
      <w:hyperlink r:id="rId784">
        <w:r w:rsidR="0035605E" w:rsidRPr="00B670C0">
          <w:rPr>
            <w:color w:val="000000"/>
            <w:sz w:val="21"/>
            <w:szCs w:val="21"/>
          </w:rPr>
          <w:t xml:space="preserve"> (2008) ‘Estimation of the Bottleneck Size in Florida Panthers’. </w:t>
        </w:r>
      </w:hyperlink>
      <w:hyperlink r:id="rId785">
        <w:r w:rsidR="0035605E" w:rsidRPr="00B670C0">
          <w:rPr>
            <w:i/>
            <w:color w:val="000000"/>
            <w:sz w:val="21"/>
            <w:szCs w:val="21"/>
          </w:rPr>
          <w:t>Animal Conservation</w:t>
        </w:r>
      </w:hyperlink>
      <w:hyperlink r:id="rId786">
        <w:r w:rsidR="0035605E" w:rsidRPr="00B670C0">
          <w:rPr>
            <w:color w:val="000000"/>
            <w:sz w:val="21"/>
            <w:szCs w:val="21"/>
          </w:rPr>
          <w:t>, 11(2), pp. 104–110.</w:t>
        </w:r>
      </w:hyperlink>
    </w:p>
    <w:p w14:paraId="2CCC0B3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87">
        <w:r w:rsidR="0035605E" w:rsidRPr="00B670C0">
          <w:rPr>
            <w:color w:val="000000"/>
            <w:sz w:val="21"/>
            <w:szCs w:val="21"/>
          </w:rPr>
          <w:t xml:space="preserve">Culver, M. </w:t>
        </w:r>
      </w:hyperlink>
      <w:hyperlink r:id="rId788">
        <w:r w:rsidR="0035605E" w:rsidRPr="00B670C0">
          <w:rPr>
            <w:i/>
            <w:color w:val="000000"/>
            <w:sz w:val="21"/>
            <w:szCs w:val="21"/>
          </w:rPr>
          <w:t>et al.</w:t>
        </w:r>
      </w:hyperlink>
      <w:hyperlink r:id="rId789">
        <w:r w:rsidR="0035605E" w:rsidRPr="00B670C0">
          <w:rPr>
            <w:color w:val="000000"/>
            <w:sz w:val="21"/>
            <w:szCs w:val="21"/>
          </w:rPr>
          <w:t xml:space="preserve"> (2000) ‘Genomic Ancestry of the American Puma (Puma Concolor)’. </w:t>
        </w:r>
      </w:hyperlink>
      <w:hyperlink r:id="rId790">
        <w:r w:rsidR="0035605E" w:rsidRPr="00B670C0">
          <w:rPr>
            <w:i/>
            <w:color w:val="000000"/>
            <w:sz w:val="21"/>
            <w:szCs w:val="21"/>
          </w:rPr>
          <w:t>The Journal of Heredity</w:t>
        </w:r>
      </w:hyperlink>
      <w:hyperlink r:id="rId791">
        <w:r w:rsidR="0035605E" w:rsidRPr="00B670C0">
          <w:rPr>
            <w:color w:val="000000"/>
            <w:sz w:val="21"/>
            <w:szCs w:val="21"/>
          </w:rPr>
          <w:t>, 91(3), pp. 186–197.</w:t>
        </w:r>
      </w:hyperlink>
    </w:p>
    <w:p w14:paraId="2AD77EE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92">
        <w:r w:rsidR="0035605E" w:rsidRPr="00B670C0">
          <w:rPr>
            <w:color w:val="000000"/>
            <w:sz w:val="21"/>
            <w:szCs w:val="21"/>
          </w:rPr>
          <w:t xml:space="preserve">Curik, I., Ferenčaković, M. and Sölkner, J. (2014) ‘Inbreeding and Runs of Homozygosity: A Possible Solution to an Old Problem’. </w:t>
        </w:r>
      </w:hyperlink>
      <w:hyperlink r:id="rId793">
        <w:r w:rsidR="0035605E" w:rsidRPr="00B670C0">
          <w:rPr>
            <w:i/>
            <w:color w:val="000000"/>
            <w:sz w:val="21"/>
            <w:szCs w:val="21"/>
          </w:rPr>
          <w:t>Livestock Science</w:t>
        </w:r>
      </w:hyperlink>
      <w:hyperlink r:id="rId794">
        <w:r w:rsidR="0035605E" w:rsidRPr="00B670C0">
          <w:rPr>
            <w:color w:val="000000"/>
            <w:sz w:val="21"/>
            <w:szCs w:val="21"/>
          </w:rPr>
          <w:t>, 166, pp. 26–34.</w:t>
        </w:r>
      </w:hyperlink>
    </w:p>
    <w:p w14:paraId="282BF45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795">
        <w:r w:rsidR="0035605E" w:rsidRPr="00B670C0">
          <w:rPr>
            <w:color w:val="000000"/>
            <w:sz w:val="21"/>
            <w:szCs w:val="21"/>
          </w:rPr>
          <w:t xml:space="preserve">Darwin Tree of Life Project Consortium. (2022) ‘Sequence Locally, Think Globally: The Darwin Tree of Life Project’. </w:t>
        </w:r>
      </w:hyperlink>
      <w:hyperlink r:id="rId796">
        <w:r w:rsidR="0035605E" w:rsidRPr="00B670C0">
          <w:rPr>
            <w:i/>
            <w:color w:val="000000"/>
            <w:sz w:val="21"/>
            <w:szCs w:val="21"/>
          </w:rPr>
          <w:t>Proceedings of the National Academy of Sciences of the United States of America</w:t>
        </w:r>
      </w:hyperlink>
      <w:hyperlink r:id="rId797">
        <w:r w:rsidR="0035605E" w:rsidRPr="00B670C0">
          <w:rPr>
            <w:color w:val="000000"/>
            <w:sz w:val="21"/>
            <w:szCs w:val="21"/>
          </w:rPr>
          <w:t xml:space="preserve">, 119(4). DOI: </w:t>
        </w:r>
      </w:hyperlink>
      <w:hyperlink r:id="rId798">
        <w:r w:rsidR="0035605E" w:rsidRPr="00B670C0">
          <w:rPr>
            <w:color w:val="000000"/>
            <w:sz w:val="21"/>
            <w:szCs w:val="21"/>
          </w:rPr>
          <w:t>10.1073/pnas.2115642118</w:t>
        </w:r>
      </w:hyperlink>
      <w:hyperlink r:id="rId799">
        <w:r w:rsidR="0035605E" w:rsidRPr="00B670C0">
          <w:rPr>
            <w:color w:val="000000"/>
            <w:sz w:val="21"/>
            <w:szCs w:val="21"/>
          </w:rPr>
          <w:t>.</w:t>
        </w:r>
      </w:hyperlink>
    </w:p>
    <w:p w14:paraId="39490BE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00">
        <w:r w:rsidR="0035605E" w:rsidRPr="00B670C0">
          <w:rPr>
            <w:color w:val="000000"/>
            <w:sz w:val="21"/>
            <w:szCs w:val="21"/>
          </w:rPr>
          <w:t xml:space="preserve">van Dijk, E.L. </w:t>
        </w:r>
      </w:hyperlink>
      <w:hyperlink r:id="rId801">
        <w:r w:rsidR="0035605E" w:rsidRPr="00B670C0">
          <w:rPr>
            <w:i/>
            <w:color w:val="000000"/>
            <w:sz w:val="21"/>
            <w:szCs w:val="21"/>
          </w:rPr>
          <w:t>et al.</w:t>
        </w:r>
      </w:hyperlink>
      <w:hyperlink r:id="rId802">
        <w:r w:rsidR="0035605E" w:rsidRPr="00B670C0">
          <w:rPr>
            <w:color w:val="000000"/>
            <w:sz w:val="21"/>
            <w:szCs w:val="21"/>
          </w:rPr>
          <w:t xml:space="preserve"> (2018) ‘The Third Revolution in Sequencing Technology’. </w:t>
        </w:r>
      </w:hyperlink>
      <w:hyperlink r:id="rId803">
        <w:r w:rsidR="0035605E" w:rsidRPr="00B670C0">
          <w:rPr>
            <w:i/>
            <w:color w:val="000000"/>
            <w:sz w:val="21"/>
            <w:szCs w:val="21"/>
          </w:rPr>
          <w:t>Trends in Genetics: TIG</w:t>
        </w:r>
      </w:hyperlink>
      <w:hyperlink r:id="rId804">
        <w:r w:rsidR="0035605E" w:rsidRPr="00B670C0">
          <w:rPr>
            <w:color w:val="000000"/>
            <w:sz w:val="21"/>
            <w:szCs w:val="21"/>
          </w:rPr>
          <w:t>, 34(9), pp. 666–681.</w:t>
        </w:r>
      </w:hyperlink>
    </w:p>
    <w:p w14:paraId="4259E75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05">
        <w:r w:rsidR="0035605E" w:rsidRPr="00B670C0">
          <w:rPr>
            <w:color w:val="000000"/>
            <w:sz w:val="21"/>
            <w:szCs w:val="21"/>
          </w:rPr>
          <w:t xml:space="preserve">Dobrynin, P. </w:t>
        </w:r>
      </w:hyperlink>
      <w:hyperlink r:id="rId806">
        <w:r w:rsidR="0035605E" w:rsidRPr="00B670C0">
          <w:rPr>
            <w:i/>
            <w:color w:val="000000"/>
            <w:sz w:val="21"/>
            <w:szCs w:val="21"/>
          </w:rPr>
          <w:t>et al.</w:t>
        </w:r>
      </w:hyperlink>
      <w:hyperlink r:id="rId807">
        <w:r w:rsidR="0035605E" w:rsidRPr="00B670C0">
          <w:rPr>
            <w:color w:val="000000"/>
            <w:sz w:val="21"/>
            <w:szCs w:val="21"/>
          </w:rPr>
          <w:t xml:space="preserve"> (2015) ‘Genomic Legacy of the African Cheetah, Acinonyx Jubatus’. </w:t>
        </w:r>
      </w:hyperlink>
      <w:hyperlink r:id="rId808">
        <w:r w:rsidR="0035605E" w:rsidRPr="00B670C0">
          <w:rPr>
            <w:i/>
            <w:color w:val="000000"/>
            <w:sz w:val="21"/>
            <w:szCs w:val="21"/>
          </w:rPr>
          <w:t>Genome Biology</w:t>
        </w:r>
      </w:hyperlink>
      <w:hyperlink r:id="rId809">
        <w:r w:rsidR="0035605E" w:rsidRPr="00B670C0">
          <w:rPr>
            <w:color w:val="000000"/>
            <w:sz w:val="21"/>
            <w:szCs w:val="21"/>
          </w:rPr>
          <w:t>, 16, p. 277.</w:t>
        </w:r>
      </w:hyperlink>
    </w:p>
    <w:p w14:paraId="0E0CF9A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10">
        <w:r w:rsidR="0035605E" w:rsidRPr="00B670C0">
          <w:rPr>
            <w:color w:val="000000"/>
            <w:sz w:val="21"/>
            <w:szCs w:val="21"/>
          </w:rPr>
          <w:t xml:space="preserve">Driscoll, C.A. </w:t>
        </w:r>
      </w:hyperlink>
      <w:hyperlink r:id="rId811">
        <w:r w:rsidR="0035605E" w:rsidRPr="00B670C0">
          <w:rPr>
            <w:i/>
            <w:color w:val="000000"/>
            <w:sz w:val="21"/>
            <w:szCs w:val="21"/>
          </w:rPr>
          <w:t>et al.</w:t>
        </w:r>
      </w:hyperlink>
      <w:hyperlink r:id="rId812">
        <w:r w:rsidR="0035605E" w:rsidRPr="00B670C0">
          <w:rPr>
            <w:color w:val="000000"/>
            <w:sz w:val="21"/>
            <w:szCs w:val="21"/>
          </w:rPr>
          <w:t xml:space="preserve"> (2002) ‘Genomic Microsatellites as Evolutionary Chronometers: A Test in Wild Cats’. </w:t>
        </w:r>
      </w:hyperlink>
      <w:hyperlink r:id="rId813">
        <w:r w:rsidR="0035605E" w:rsidRPr="00B670C0">
          <w:rPr>
            <w:i/>
            <w:color w:val="000000"/>
            <w:sz w:val="21"/>
            <w:szCs w:val="21"/>
          </w:rPr>
          <w:t>Genome Research</w:t>
        </w:r>
      </w:hyperlink>
      <w:hyperlink r:id="rId814">
        <w:r w:rsidR="0035605E" w:rsidRPr="00B670C0">
          <w:rPr>
            <w:color w:val="000000"/>
            <w:sz w:val="21"/>
            <w:szCs w:val="21"/>
          </w:rPr>
          <w:t>, 12(3), pp. 414–423.</w:t>
        </w:r>
      </w:hyperlink>
    </w:p>
    <w:p w14:paraId="22D3527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15">
        <w:r w:rsidR="0035605E" w:rsidRPr="00B670C0">
          <w:rPr>
            <w:color w:val="000000"/>
            <w:sz w:val="21"/>
            <w:szCs w:val="21"/>
          </w:rPr>
          <w:t xml:space="preserve">Driscoll, C.A. </w:t>
        </w:r>
      </w:hyperlink>
      <w:hyperlink r:id="rId816">
        <w:r w:rsidR="0035605E" w:rsidRPr="00B670C0">
          <w:rPr>
            <w:i/>
            <w:color w:val="000000"/>
            <w:sz w:val="21"/>
            <w:szCs w:val="21"/>
          </w:rPr>
          <w:t>et al.</w:t>
        </w:r>
      </w:hyperlink>
      <w:hyperlink r:id="rId817">
        <w:r w:rsidR="0035605E" w:rsidRPr="00B670C0">
          <w:rPr>
            <w:color w:val="000000"/>
            <w:sz w:val="21"/>
            <w:szCs w:val="21"/>
          </w:rPr>
          <w:t xml:space="preserve"> (2007) ‘The Near Eastern Origin of Cat Domestication’. </w:t>
        </w:r>
      </w:hyperlink>
      <w:hyperlink r:id="rId818">
        <w:r w:rsidR="0035605E" w:rsidRPr="00B670C0">
          <w:rPr>
            <w:i/>
            <w:color w:val="000000"/>
            <w:sz w:val="21"/>
            <w:szCs w:val="21"/>
          </w:rPr>
          <w:t>Science</w:t>
        </w:r>
      </w:hyperlink>
      <w:hyperlink r:id="rId819">
        <w:r w:rsidR="0035605E" w:rsidRPr="00B670C0">
          <w:rPr>
            <w:color w:val="000000"/>
            <w:sz w:val="21"/>
            <w:szCs w:val="21"/>
          </w:rPr>
          <w:t>, 317(5837), pp. 519–523.</w:t>
        </w:r>
      </w:hyperlink>
    </w:p>
    <w:p w14:paraId="200F794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20">
        <w:r w:rsidR="0035605E" w:rsidRPr="00B670C0">
          <w:rPr>
            <w:color w:val="000000"/>
            <w:sz w:val="21"/>
            <w:szCs w:val="21"/>
          </w:rPr>
          <w:t xml:space="preserve">Drosophila 12 Genomes Consortium. </w:t>
        </w:r>
      </w:hyperlink>
      <w:hyperlink r:id="rId821">
        <w:r w:rsidR="0035605E" w:rsidRPr="00B670C0">
          <w:rPr>
            <w:i/>
            <w:color w:val="000000"/>
            <w:sz w:val="21"/>
            <w:szCs w:val="21"/>
          </w:rPr>
          <w:t>et al.</w:t>
        </w:r>
      </w:hyperlink>
      <w:hyperlink r:id="rId822">
        <w:r w:rsidR="0035605E" w:rsidRPr="00B670C0">
          <w:rPr>
            <w:color w:val="000000"/>
            <w:sz w:val="21"/>
            <w:szCs w:val="21"/>
          </w:rPr>
          <w:t xml:space="preserve"> (2007) ‘Evolution of Genes and Genomes on the Drosophila Phylogeny’. </w:t>
        </w:r>
      </w:hyperlink>
      <w:hyperlink r:id="rId823">
        <w:r w:rsidR="0035605E" w:rsidRPr="00B670C0">
          <w:rPr>
            <w:i/>
            <w:color w:val="000000"/>
            <w:sz w:val="21"/>
            <w:szCs w:val="21"/>
          </w:rPr>
          <w:t>Nature</w:t>
        </w:r>
      </w:hyperlink>
      <w:hyperlink r:id="rId824">
        <w:r w:rsidR="0035605E" w:rsidRPr="00B670C0">
          <w:rPr>
            <w:color w:val="000000"/>
            <w:sz w:val="21"/>
            <w:szCs w:val="21"/>
          </w:rPr>
          <w:t>, 450(7167), pp. 203–218.</w:t>
        </w:r>
      </w:hyperlink>
    </w:p>
    <w:p w14:paraId="0CAD18D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25">
        <w:r w:rsidR="0035605E" w:rsidRPr="00B670C0">
          <w:rPr>
            <w:color w:val="000000"/>
            <w:sz w:val="21"/>
            <w:szCs w:val="21"/>
          </w:rPr>
          <w:t xml:space="preserve">Eizirik, E. </w:t>
        </w:r>
      </w:hyperlink>
      <w:hyperlink r:id="rId826">
        <w:r w:rsidR="0035605E" w:rsidRPr="00B670C0">
          <w:rPr>
            <w:i/>
            <w:color w:val="000000"/>
            <w:sz w:val="21"/>
            <w:szCs w:val="21"/>
          </w:rPr>
          <w:t>et al.</w:t>
        </w:r>
      </w:hyperlink>
      <w:hyperlink r:id="rId827">
        <w:r w:rsidR="0035605E" w:rsidRPr="00B670C0">
          <w:rPr>
            <w:color w:val="000000"/>
            <w:sz w:val="21"/>
            <w:szCs w:val="21"/>
          </w:rPr>
          <w:t xml:space="preserve"> (2001) ‘Phylogeography, Population History and Conservation Genetics of Jaguars (Panthera Onca, Mammalia, Felidae)’. </w:t>
        </w:r>
      </w:hyperlink>
      <w:hyperlink r:id="rId828">
        <w:r w:rsidR="0035605E" w:rsidRPr="00B670C0">
          <w:rPr>
            <w:i/>
            <w:color w:val="000000"/>
            <w:sz w:val="21"/>
            <w:szCs w:val="21"/>
          </w:rPr>
          <w:t>Molecular Ecology</w:t>
        </w:r>
      </w:hyperlink>
      <w:hyperlink r:id="rId829">
        <w:r w:rsidR="0035605E" w:rsidRPr="00B670C0">
          <w:rPr>
            <w:color w:val="000000"/>
            <w:sz w:val="21"/>
            <w:szCs w:val="21"/>
          </w:rPr>
          <w:t>, 10(1), pp. 65–79.</w:t>
        </w:r>
      </w:hyperlink>
    </w:p>
    <w:p w14:paraId="679E23AD"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30">
        <w:r w:rsidR="0035605E" w:rsidRPr="00B670C0">
          <w:rPr>
            <w:color w:val="000000"/>
            <w:sz w:val="21"/>
            <w:szCs w:val="21"/>
          </w:rPr>
          <w:t xml:space="preserve">ENCODE Project Consortium. (2012) ‘An Integrated Encyclopedia of DNA Elements in the Human Genome’. </w:t>
        </w:r>
      </w:hyperlink>
      <w:hyperlink r:id="rId831">
        <w:r w:rsidR="0035605E" w:rsidRPr="00B670C0">
          <w:rPr>
            <w:i/>
            <w:color w:val="000000"/>
            <w:sz w:val="21"/>
            <w:szCs w:val="21"/>
          </w:rPr>
          <w:t>Nature</w:t>
        </w:r>
      </w:hyperlink>
      <w:hyperlink r:id="rId832">
        <w:r w:rsidR="0035605E" w:rsidRPr="00B670C0">
          <w:rPr>
            <w:color w:val="000000"/>
            <w:sz w:val="21"/>
            <w:szCs w:val="21"/>
          </w:rPr>
          <w:t>, 489(7414), pp. 57–74.</w:t>
        </w:r>
      </w:hyperlink>
    </w:p>
    <w:p w14:paraId="38CB999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33">
        <w:r w:rsidR="0035605E" w:rsidRPr="00B670C0">
          <w:rPr>
            <w:color w:val="000000"/>
            <w:sz w:val="21"/>
            <w:szCs w:val="21"/>
          </w:rPr>
          <w:t xml:space="preserve">Eyre-Walker, A. </w:t>
        </w:r>
      </w:hyperlink>
      <w:hyperlink r:id="rId834">
        <w:r w:rsidR="0035605E" w:rsidRPr="00B670C0">
          <w:rPr>
            <w:i/>
            <w:color w:val="000000"/>
            <w:sz w:val="21"/>
            <w:szCs w:val="21"/>
          </w:rPr>
          <w:t>et al.</w:t>
        </w:r>
      </w:hyperlink>
      <w:hyperlink r:id="rId835">
        <w:r w:rsidR="0035605E" w:rsidRPr="00B670C0">
          <w:rPr>
            <w:color w:val="000000"/>
            <w:sz w:val="21"/>
            <w:szCs w:val="21"/>
          </w:rPr>
          <w:t xml:space="preserve"> (1998) ‘Investigation of the Bottleneck Leading to the Domestication of Maize’. </w:t>
        </w:r>
      </w:hyperlink>
      <w:hyperlink r:id="rId836">
        <w:r w:rsidR="0035605E" w:rsidRPr="00B670C0">
          <w:rPr>
            <w:i/>
            <w:color w:val="000000"/>
            <w:sz w:val="21"/>
            <w:szCs w:val="21"/>
          </w:rPr>
          <w:t>Proceedings of the National Academy of Sciences of the United States of America</w:t>
        </w:r>
      </w:hyperlink>
      <w:hyperlink r:id="rId837">
        <w:r w:rsidR="0035605E" w:rsidRPr="00B670C0">
          <w:rPr>
            <w:color w:val="000000"/>
            <w:sz w:val="21"/>
            <w:szCs w:val="21"/>
          </w:rPr>
          <w:t>, 95(8), pp. 4441–4446.</w:t>
        </w:r>
      </w:hyperlink>
    </w:p>
    <w:p w14:paraId="75CEEA7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38">
        <w:r w:rsidR="0035605E" w:rsidRPr="00B670C0">
          <w:rPr>
            <w:color w:val="000000"/>
            <w:sz w:val="21"/>
            <w:szCs w:val="21"/>
          </w:rPr>
          <w:t xml:space="preserve">Fleischmann, R.D. </w:t>
        </w:r>
      </w:hyperlink>
      <w:hyperlink r:id="rId839">
        <w:r w:rsidR="0035605E" w:rsidRPr="00B670C0">
          <w:rPr>
            <w:i/>
            <w:color w:val="000000"/>
            <w:sz w:val="21"/>
            <w:szCs w:val="21"/>
          </w:rPr>
          <w:t>et al.</w:t>
        </w:r>
      </w:hyperlink>
      <w:hyperlink r:id="rId840">
        <w:r w:rsidR="0035605E" w:rsidRPr="00B670C0">
          <w:rPr>
            <w:color w:val="000000"/>
            <w:sz w:val="21"/>
            <w:szCs w:val="21"/>
          </w:rPr>
          <w:t xml:space="preserve"> (1995) ‘Whole-Genome Random Sequencing and Assembly of Haemophilus Influenzae Rd’. </w:t>
        </w:r>
      </w:hyperlink>
      <w:hyperlink r:id="rId841">
        <w:r w:rsidR="0035605E" w:rsidRPr="00B670C0">
          <w:rPr>
            <w:i/>
            <w:color w:val="000000"/>
            <w:sz w:val="21"/>
            <w:szCs w:val="21"/>
          </w:rPr>
          <w:t>Science</w:t>
        </w:r>
      </w:hyperlink>
      <w:hyperlink r:id="rId842">
        <w:r w:rsidR="0035605E" w:rsidRPr="00B670C0">
          <w:rPr>
            <w:color w:val="000000"/>
            <w:sz w:val="21"/>
            <w:szCs w:val="21"/>
          </w:rPr>
          <w:t>, 269(5223), pp. 496–512.</w:t>
        </w:r>
      </w:hyperlink>
    </w:p>
    <w:p w14:paraId="1E070B6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43">
        <w:r w:rsidR="0035605E" w:rsidRPr="00B670C0">
          <w:rPr>
            <w:color w:val="000000"/>
            <w:sz w:val="21"/>
            <w:szCs w:val="21"/>
          </w:rPr>
          <w:t xml:space="preserve">Frazer, J. </w:t>
        </w:r>
      </w:hyperlink>
      <w:hyperlink r:id="rId844">
        <w:r w:rsidR="0035605E" w:rsidRPr="00B670C0">
          <w:rPr>
            <w:i/>
            <w:color w:val="000000"/>
            <w:sz w:val="21"/>
            <w:szCs w:val="21"/>
          </w:rPr>
          <w:t>et al.</w:t>
        </w:r>
      </w:hyperlink>
      <w:hyperlink r:id="rId845">
        <w:r w:rsidR="0035605E" w:rsidRPr="00B670C0">
          <w:rPr>
            <w:color w:val="000000"/>
            <w:sz w:val="21"/>
            <w:szCs w:val="21"/>
          </w:rPr>
          <w:t xml:space="preserve"> (2021) ‘Disease Variant Prediction with Deep Generative Models of Evolutionary Data’. </w:t>
        </w:r>
      </w:hyperlink>
      <w:hyperlink r:id="rId846">
        <w:r w:rsidR="0035605E" w:rsidRPr="00B670C0">
          <w:rPr>
            <w:i/>
            <w:color w:val="000000"/>
            <w:sz w:val="21"/>
            <w:szCs w:val="21"/>
          </w:rPr>
          <w:t>Nature</w:t>
        </w:r>
      </w:hyperlink>
      <w:hyperlink r:id="rId847">
        <w:r w:rsidR="0035605E" w:rsidRPr="00B670C0">
          <w:rPr>
            <w:color w:val="000000"/>
            <w:sz w:val="21"/>
            <w:szCs w:val="21"/>
          </w:rPr>
          <w:t xml:space="preserve">. DOI: </w:t>
        </w:r>
      </w:hyperlink>
      <w:hyperlink r:id="rId848">
        <w:r w:rsidR="0035605E" w:rsidRPr="00B670C0">
          <w:rPr>
            <w:color w:val="000000"/>
            <w:sz w:val="21"/>
            <w:szCs w:val="21"/>
          </w:rPr>
          <w:t>10.1038/s41586-021-04043-8</w:t>
        </w:r>
      </w:hyperlink>
      <w:hyperlink r:id="rId849">
        <w:r w:rsidR="0035605E" w:rsidRPr="00B670C0">
          <w:rPr>
            <w:color w:val="000000"/>
            <w:sz w:val="21"/>
            <w:szCs w:val="21"/>
          </w:rPr>
          <w:t>.</w:t>
        </w:r>
      </w:hyperlink>
    </w:p>
    <w:p w14:paraId="0F4CBB8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50">
        <w:r w:rsidR="0035605E" w:rsidRPr="00B670C0">
          <w:rPr>
            <w:color w:val="000000"/>
            <w:sz w:val="21"/>
            <w:szCs w:val="21"/>
          </w:rPr>
          <w:t xml:space="preserve">Galtier, N., Depaulis, F. and Barton, N.H. (2000) ‘Detecting Bottlenecks and Selective Sweeps from DNA Sequence Polymorphism’. </w:t>
        </w:r>
      </w:hyperlink>
      <w:hyperlink r:id="rId851">
        <w:r w:rsidR="0035605E" w:rsidRPr="00B670C0">
          <w:rPr>
            <w:i/>
            <w:color w:val="000000"/>
            <w:sz w:val="21"/>
            <w:szCs w:val="21"/>
          </w:rPr>
          <w:t>Genetics</w:t>
        </w:r>
      </w:hyperlink>
      <w:hyperlink r:id="rId852">
        <w:r w:rsidR="0035605E" w:rsidRPr="00B670C0">
          <w:rPr>
            <w:color w:val="000000"/>
            <w:sz w:val="21"/>
            <w:szCs w:val="21"/>
          </w:rPr>
          <w:t>, 155(2), pp. 981–987.</w:t>
        </w:r>
      </w:hyperlink>
    </w:p>
    <w:p w14:paraId="0DC3908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53">
        <w:r w:rsidR="0035605E" w:rsidRPr="00B670C0">
          <w:rPr>
            <w:color w:val="000000"/>
            <w:sz w:val="21"/>
            <w:szCs w:val="21"/>
          </w:rPr>
          <w:t xml:space="preserve">Gilbert, D.A. </w:t>
        </w:r>
      </w:hyperlink>
      <w:hyperlink r:id="rId854">
        <w:r w:rsidR="0035605E" w:rsidRPr="00B670C0">
          <w:rPr>
            <w:i/>
            <w:color w:val="000000"/>
            <w:sz w:val="21"/>
            <w:szCs w:val="21"/>
          </w:rPr>
          <w:t>et al.</w:t>
        </w:r>
      </w:hyperlink>
      <w:hyperlink r:id="rId855">
        <w:r w:rsidR="0035605E" w:rsidRPr="00B670C0">
          <w:rPr>
            <w:color w:val="000000"/>
            <w:sz w:val="21"/>
            <w:szCs w:val="21"/>
          </w:rPr>
          <w:t xml:space="preserve"> (1991) ‘Analytical DNA Fingerprinting in Lions: Parentage, Genetic Diversity, and Kinship’. </w:t>
        </w:r>
      </w:hyperlink>
      <w:hyperlink r:id="rId856">
        <w:r w:rsidR="0035605E" w:rsidRPr="00B670C0">
          <w:rPr>
            <w:i/>
            <w:color w:val="000000"/>
            <w:sz w:val="21"/>
            <w:szCs w:val="21"/>
          </w:rPr>
          <w:t>The Journal of Heredity</w:t>
        </w:r>
      </w:hyperlink>
      <w:hyperlink r:id="rId857">
        <w:r w:rsidR="0035605E" w:rsidRPr="00B670C0">
          <w:rPr>
            <w:color w:val="000000"/>
            <w:sz w:val="21"/>
            <w:szCs w:val="21"/>
          </w:rPr>
          <w:t>, 82(5), pp. 378–386.</w:t>
        </w:r>
      </w:hyperlink>
    </w:p>
    <w:p w14:paraId="228C340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58">
        <w:r w:rsidR="0035605E" w:rsidRPr="00B670C0">
          <w:rPr>
            <w:color w:val="000000"/>
            <w:sz w:val="21"/>
            <w:szCs w:val="21"/>
          </w:rPr>
          <w:t xml:space="preserve">Gu, Z. </w:t>
        </w:r>
      </w:hyperlink>
      <w:hyperlink r:id="rId859">
        <w:r w:rsidR="0035605E" w:rsidRPr="00B670C0">
          <w:rPr>
            <w:i/>
            <w:color w:val="000000"/>
            <w:sz w:val="21"/>
            <w:szCs w:val="21"/>
          </w:rPr>
          <w:t>et al.</w:t>
        </w:r>
      </w:hyperlink>
      <w:hyperlink r:id="rId860">
        <w:r w:rsidR="0035605E" w:rsidRPr="00B670C0">
          <w:rPr>
            <w:color w:val="000000"/>
            <w:sz w:val="21"/>
            <w:szCs w:val="21"/>
          </w:rPr>
          <w:t xml:space="preserve"> (2005) ‘Elevated Evolutionary Rates in the Laboratory Strain of Saccharomyces Cerevisiae’. </w:t>
        </w:r>
      </w:hyperlink>
      <w:hyperlink r:id="rId861">
        <w:r w:rsidR="0035605E" w:rsidRPr="00B670C0">
          <w:rPr>
            <w:i/>
            <w:color w:val="000000"/>
            <w:sz w:val="21"/>
            <w:szCs w:val="21"/>
          </w:rPr>
          <w:t>Proceedings of the National Academy of Sciences of the United States of America</w:t>
        </w:r>
      </w:hyperlink>
      <w:hyperlink r:id="rId862">
        <w:r w:rsidR="0035605E" w:rsidRPr="00B670C0">
          <w:rPr>
            <w:color w:val="000000"/>
            <w:sz w:val="21"/>
            <w:szCs w:val="21"/>
          </w:rPr>
          <w:t>, 102(4), pp. 1092–1097.</w:t>
        </w:r>
      </w:hyperlink>
    </w:p>
    <w:p w14:paraId="77B4D81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63">
        <w:r w:rsidR="0035605E" w:rsidRPr="00B670C0">
          <w:rPr>
            <w:color w:val="000000"/>
            <w:sz w:val="21"/>
            <w:szCs w:val="21"/>
          </w:rPr>
          <w:t xml:space="preserve">Harris, R.S. (2007) </w:t>
        </w:r>
      </w:hyperlink>
      <w:hyperlink r:id="rId864">
        <w:r w:rsidR="0035605E" w:rsidRPr="00B670C0">
          <w:rPr>
            <w:i/>
            <w:color w:val="000000"/>
            <w:sz w:val="21"/>
            <w:szCs w:val="21"/>
          </w:rPr>
          <w:t>Improved Pairwise Alignment of Genomic DNA</w:t>
        </w:r>
      </w:hyperlink>
      <w:hyperlink r:id="rId865">
        <w:r w:rsidR="0035605E" w:rsidRPr="00B670C0">
          <w:rPr>
            <w:color w:val="000000"/>
            <w:sz w:val="21"/>
            <w:szCs w:val="21"/>
          </w:rPr>
          <w:t>. Pennsylvania State University.</w:t>
        </w:r>
      </w:hyperlink>
    </w:p>
    <w:p w14:paraId="6FD2EB9B" w14:textId="0882A371"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66">
        <w:r w:rsidR="0035605E" w:rsidRPr="00B670C0">
          <w:rPr>
            <w:color w:val="000000"/>
            <w:sz w:val="21"/>
            <w:szCs w:val="21"/>
          </w:rPr>
          <w:t xml:space="preserve">Hedrick, P.W. (1994) ‘Purging Inbreeding Depression and the Probability of Extinction: Full-Sib Mating’. </w:t>
        </w:r>
      </w:hyperlink>
      <w:hyperlink r:id="rId867">
        <w:r w:rsidR="0035605E" w:rsidRPr="00B670C0">
          <w:rPr>
            <w:i/>
            <w:color w:val="000000"/>
            <w:sz w:val="21"/>
            <w:szCs w:val="21"/>
          </w:rPr>
          <w:t>Heredity</w:t>
        </w:r>
      </w:hyperlink>
      <w:hyperlink r:id="rId868">
        <w:r w:rsidR="0035605E" w:rsidRPr="00B670C0">
          <w:rPr>
            <w:color w:val="000000"/>
            <w:sz w:val="21"/>
            <w:szCs w:val="21"/>
          </w:rPr>
          <w:t xml:space="preserve">, 73 </w:t>
        </w:r>
        <w:r w:rsidR="00D57E1D" w:rsidRPr="00B670C0">
          <w:rPr>
            <w:color w:val="000000"/>
            <w:sz w:val="21"/>
            <w:szCs w:val="21"/>
          </w:rPr>
          <w:t>(Pt</w:t>
        </w:r>
        <w:r w:rsidR="0035605E" w:rsidRPr="00B670C0">
          <w:rPr>
            <w:color w:val="000000"/>
            <w:sz w:val="21"/>
            <w:szCs w:val="21"/>
          </w:rPr>
          <w:t xml:space="preserve"> 4), pp. 363–372.</w:t>
        </w:r>
      </w:hyperlink>
    </w:p>
    <w:p w14:paraId="09A57FE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69">
        <w:r w:rsidR="0035605E" w:rsidRPr="00B670C0">
          <w:rPr>
            <w:color w:val="000000"/>
            <w:sz w:val="21"/>
            <w:szCs w:val="21"/>
          </w:rPr>
          <w:t xml:space="preserve">Hedrick, P.W. and Miller, P.S. (1992) ‘Conservation Genetics: Techniques and Fundamentals’. </w:t>
        </w:r>
      </w:hyperlink>
      <w:hyperlink r:id="rId870">
        <w:r w:rsidR="0035605E" w:rsidRPr="00B670C0">
          <w:rPr>
            <w:i/>
            <w:color w:val="000000"/>
            <w:sz w:val="21"/>
            <w:szCs w:val="21"/>
          </w:rPr>
          <w:t>Ecological Applications: A Publication of the Ecological Society of America</w:t>
        </w:r>
      </w:hyperlink>
      <w:hyperlink r:id="rId871">
        <w:r w:rsidR="0035605E" w:rsidRPr="00B670C0">
          <w:rPr>
            <w:color w:val="000000"/>
            <w:sz w:val="21"/>
            <w:szCs w:val="21"/>
          </w:rPr>
          <w:t>, 2(1), pp. 30–46.</w:t>
        </w:r>
      </w:hyperlink>
    </w:p>
    <w:p w14:paraId="2D27F49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72">
        <w:r w:rsidR="0035605E" w:rsidRPr="00B670C0">
          <w:rPr>
            <w:color w:val="000000"/>
            <w:sz w:val="21"/>
            <w:szCs w:val="21"/>
          </w:rPr>
          <w:t xml:space="preserve">Henry, P. </w:t>
        </w:r>
      </w:hyperlink>
      <w:hyperlink r:id="rId873">
        <w:r w:rsidR="0035605E" w:rsidRPr="00B670C0">
          <w:rPr>
            <w:i/>
            <w:color w:val="000000"/>
            <w:sz w:val="21"/>
            <w:szCs w:val="21"/>
          </w:rPr>
          <w:t>et al.</w:t>
        </w:r>
      </w:hyperlink>
      <w:hyperlink r:id="rId874">
        <w:r w:rsidR="0035605E" w:rsidRPr="00B670C0">
          <w:rPr>
            <w:color w:val="000000"/>
            <w:sz w:val="21"/>
            <w:szCs w:val="21"/>
          </w:rPr>
          <w:t xml:space="preserve"> (2009) ‘In Situ Population Structure and Ex Situ Representation of the Endangered Amur Tiger’. </w:t>
        </w:r>
      </w:hyperlink>
      <w:hyperlink r:id="rId875">
        <w:r w:rsidR="0035605E" w:rsidRPr="00B670C0">
          <w:rPr>
            <w:i/>
            <w:color w:val="000000"/>
            <w:sz w:val="21"/>
            <w:szCs w:val="21"/>
          </w:rPr>
          <w:t>Molecular Ecology</w:t>
        </w:r>
      </w:hyperlink>
      <w:hyperlink r:id="rId876">
        <w:r w:rsidR="0035605E" w:rsidRPr="00B670C0">
          <w:rPr>
            <w:color w:val="000000"/>
            <w:sz w:val="21"/>
            <w:szCs w:val="21"/>
          </w:rPr>
          <w:t>, 18(15), pp. 3173–3184.</w:t>
        </w:r>
      </w:hyperlink>
    </w:p>
    <w:p w14:paraId="70DE34F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77">
        <w:r w:rsidR="0035605E" w:rsidRPr="00B670C0">
          <w:rPr>
            <w:color w:val="000000"/>
            <w:sz w:val="21"/>
            <w:szCs w:val="21"/>
          </w:rPr>
          <w:t xml:space="preserve">Hickey, G. </w:t>
        </w:r>
      </w:hyperlink>
      <w:hyperlink r:id="rId878">
        <w:r w:rsidR="0035605E" w:rsidRPr="00B670C0">
          <w:rPr>
            <w:i/>
            <w:color w:val="000000"/>
            <w:sz w:val="21"/>
            <w:szCs w:val="21"/>
          </w:rPr>
          <w:t>et al.</w:t>
        </w:r>
      </w:hyperlink>
      <w:hyperlink r:id="rId879">
        <w:r w:rsidR="0035605E" w:rsidRPr="00B670C0">
          <w:rPr>
            <w:color w:val="000000"/>
            <w:sz w:val="21"/>
            <w:szCs w:val="21"/>
          </w:rPr>
          <w:t xml:space="preserve"> (2013) ‘HAL: A Hierarchical Format for Storing and Analyzing Multiple Genome Alignments’. </w:t>
        </w:r>
      </w:hyperlink>
      <w:hyperlink r:id="rId880">
        <w:r w:rsidR="0035605E" w:rsidRPr="00B670C0">
          <w:rPr>
            <w:i/>
            <w:color w:val="000000"/>
            <w:sz w:val="21"/>
            <w:szCs w:val="21"/>
          </w:rPr>
          <w:t xml:space="preserve">Bioinformatics </w:t>
        </w:r>
      </w:hyperlink>
      <w:hyperlink r:id="rId881">
        <w:r w:rsidR="0035605E" w:rsidRPr="00B670C0">
          <w:rPr>
            <w:color w:val="000000"/>
            <w:sz w:val="21"/>
            <w:szCs w:val="21"/>
          </w:rPr>
          <w:t>, 29(10), pp. 1341–1342.</w:t>
        </w:r>
      </w:hyperlink>
    </w:p>
    <w:p w14:paraId="17A3D7B5"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82">
        <w:r w:rsidR="0035605E" w:rsidRPr="00B670C0">
          <w:rPr>
            <w:color w:val="000000"/>
            <w:sz w:val="21"/>
            <w:szCs w:val="21"/>
          </w:rPr>
          <w:t xml:space="preserve">Hindorff, L.A. </w:t>
        </w:r>
      </w:hyperlink>
      <w:hyperlink r:id="rId883">
        <w:r w:rsidR="0035605E" w:rsidRPr="00B670C0">
          <w:rPr>
            <w:i/>
            <w:color w:val="000000"/>
            <w:sz w:val="21"/>
            <w:szCs w:val="21"/>
          </w:rPr>
          <w:t>et al.</w:t>
        </w:r>
      </w:hyperlink>
      <w:hyperlink r:id="rId884">
        <w:r w:rsidR="0035605E" w:rsidRPr="00B670C0">
          <w:rPr>
            <w:color w:val="000000"/>
            <w:sz w:val="21"/>
            <w:szCs w:val="21"/>
          </w:rPr>
          <w:t xml:space="preserve"> (2009) ‘Potential Etiologic and Functional Implications of Genome-Wide Association Loci for Human Diseases and Traits’. </w:t>
        </w:r>
      </w:hyperlink>
      <w:hyperlink r:id="rId885">
        <w:r w:rsidR="0035605E" w:rsidRPr="00B670C0">
          <w:rPr>
            <w:i/>
            <w:color w:val="000000"/>
            <w:sz w:val="21"/>
            <w:szCs w:val="21"/>
          </w:rPr>
          <w:t>Proceedings of the National Academy of Sciences of the United States of America</w:t>
        </w:r>
      </w:hyperlink>
      <w:hyperlink r:id="rId886">
        <w:r w:rsidR="0035605E" w:rsidRPr="00B670C0">
          <w:rPr>
            <w:color w:val="000000"/>
            <w:sz w:val="21"/>
            <w:szCs w:val="21"/>
          </w:rPr>
          <w:t>, 106(23), pp. 9362–9367.</w:t>
        </w:r>
      </w:hyperlink>
    </w:p>
    <w:p w14:paraId="0396EFBB"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87">
        <w:r w:rsidR="0035605E" w:rsidRPr="00B670C0">
          <w:rPr>
            <w:color w:val="000000"/>
            <w:sz w:val="21"/>
            <w:szCs w:val="21"/>
          </w:rPr>
          <w:t xml:space="preserve">Hoff, K.J. </w:t>
        </w:r>
      </w:hyperlink>
      <w:hyperlink r:id="rId888">
        <w:r w:rsidR="0035605E" w:rsidRPr="00B670C0">
          <w:rPr>
            <w:i/>
            <w:color w:val="000000"/>
            <w:sz w:val="21"/>
            <w:szCs w:val="21"/>
          </w:rPr>
          <w:t>et al.</w:t>
        </w:r>
      </w:hyperlink>
      <w:hyperlink r:id="rId889">
        <w:r w:rsidR="0035605E" w:rsidRPr="00B670C0">
          <w:rPr>
            <w:color w:val="000000"/>
            <w:sz w:val="21"/>
            <w:szCs w:val="21"/>
          </w:rPr>
          <w:t xml:space="preserve"> (2016) ‘BRAKER1: Unsupervised RNA-Seq-Based Genome Annotation with GeneMark-ET and AUGUSTUS’. </w:t>
        </w:r>
      </w:hyperlink>
      <w:hyperlink r:id="rId890">
        <w:r w:rsidR="0035605E" w:rsidRPr="00B670C0">
          <w:rPr>
            <w:i/>
            <w:color w:val="000000"/>
            <w:sz w:val="21"/>
            <w:szCs w:val="21"/>
          </w:rPr>
          <w:t xml:space="preserve">Bioinformatics </w:t>
        </w:r>
      </w:hyperlink>
      <w:hyperlink r:id="rId891">
        <w:r w:rsidR="0035605E" w:rsidRPr="00B670C0">
          <w:rPr>
            <w:color w:val="000000"/>
            <w:sz w:val="21"/>
            <w:szCs w:val="21"/>
          </w:rPr>
          <w:t>, 32(5), pp. 767–769.</w:t>
        </w:r>
      </w:hyperlink>
    </w:p>
    <w:p w14:paraId="50779C85"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92">
        <w:r w:rsidR="0035605E" w:rsidRPr="00B670C0">
          <w:rPr>
            <w:color w:val="000000"/>
            <w:sz w:val="21"/>
            <w:szCs w:val="21"/>
          </w:rPr>
          <w:t xml:space="preserve">Hoff, K.J. and Stanke, M. (2019) ‘Predicting Genes in Single Genomes with AUGUSTUS’. </w:t>
        </w:r>
      </w:hyperlink>
      <w:hyperlink r:id="rId893">
        <w:r w:rsidR="0035605E" w:rsidRPr="00B670C0">
          <w:rPr>
            <w:i/>
            <w:color w:val="000000"/>
            <w:sz w:val="21"/>
            <w:szCs w:val="21"/>
          </w:rPr>
          <w:t>Current Protocols in Bioinformatics / Editoral Board, Andreas D. Baxevanis ... [et Al.]</w:t>
        </w:r>
      </w:hyperlink>
      <w:hyperlink r:id="rId894">
        <w:r w:rsidR="0035605E" w:rsidRPr="00B670C0">
          <w:rPr>
            <w:color w:val="000000"/>
            <w:sz w:val="21"/>
            <w:szCs w:val="21"/>
          </w:rPr>
          <w:t>, 65(1), p. e57.</w:t>
        </w:r>
      </w:hyperlink>
    </w:p>
    <w:p w14:paraId="17BC6E0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95">
        <w:r w:rsidR="0035605E" w:rsidRPr="00B670C0">
          <w:rPr>
            <w:color w:val="000000"/>
            <w:sz w:val="21"/>
            <w:szCs w:val="21"/>
          </w:rPr>
          <w:t xml:space="preserve">Huang, Y.-F., Gulko, B. and Siepel, A. (2017) ‘Fast, Scalable Prediction of Deleterious Noncoding Variants from Functional and Population Genomic Data’. </w:t>
        </w:r>
      </w:hyperlink>
      <w:hyperlink r:id="rId896">
        <w:r w:rsidR="0035605E" w:rsidRPr="00B670C0">
          <w:rPr>
            <w:i/>
            <w:color w:val="000000"/>
            <w:sz w:val="21"/>
            <w:szCs w:val="21"/>
          </w:rPr>
          <w:t>Nature Genetics</w:t>
        </w:r>
      </w:hyperlink>
      <w:hyperlink r:id="rId897">
        <w:r w:rsidR="0035605E" w:rsidRPr="00B670C0">
          <w:rPr>
            <w:color w:val="000000"/>
            <w:sz w:val="21"/>
            <w:szCs w:val="21"/>
          </w:rPr>
          <w:t>, 49(4), pp. 618–624.</w:t>
        </w:r>
      </w:hyperlink>
    </w:p>
    <w:p w14:paraId="32D53EC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898">
        <w:r w:rsidR="0035605E" w:rsidRPr="00B670C0">
          <w:rPr>
            <w:color w:val="000000"/>
            <w:sz w:val="21"/>
            <w:szCs w:val="21"/>
          </w:rPr>
          <w:t xml:space="preserve">Hu, T. </w:t>
        </w:r>
      </w:hyperlink>
      <w:hyperlink r:id="rId899">
        <w:r w:rsidR="0035605E" w:rsidRPr="00B670C0">
          <w:rPr>
            <w:i/>
            <w:color w:val="000000"/>
            <w:sz w:val="21"/>
            <w:szCs w:val="21"/>
          </w:rPr>
          <w:t>et al.</w:t>
        </w:r>
      </w:hyperlink>
      <w:hyperlink r:id="rId900">
        <w:r w:rsidR="0035605E" w:rsidRPr="00B670C0">
          <w:rPr>
            <w:color w:val="000000"/>
            <w:sz w:val="21"/>
            <w:szCs w:val="21"/>
          </w:rPr>
          <w:t xml:space="preserve"> (2021) ‘Next-Generation Sequencing Technologies: An Overview’. </w:t>
        </w:r>
      </w:hyperlink>
      <w:hyperlink r:id="rId901">
        <w:r w:rsidR="0035605E" w:rsidRPr="00B670C0">
          <w:rPr>
            <w:i/>
            <w:color w:val="000000"/>
            <w:sz w:val="21"/>
            <w:szCs w:val="21"/>
          </w:rPr>
          <w:t>Human Immunology</w:t>
        </w:r>
      </w:hyperlink>
      <w:hyperlink r:id="rId902">
        <w:r w:rsidR="0035605E" w:rsidRPr="00B670C0">
          <w:rPr>
            <w:color w:val="000000"/>
            <w:sz w:val="21"/>
            <w:szCs w:val="21"/>
          </w:rPr>
          <w:t>, 82(11), pp. 801–811.</w:t>
        </w:r>
      </w:hyperlink>
    </w:p>
    <w:p w14:paraId="39D75D3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03">
        <w:r w:rsidR="0035605E" w:rsidRPr="00B670C0">
          <w:rPr>
            <w:color w:val="000000"/>
            <w:sz w:val="21"/>
            <w:szCs w:val="21"/>
          </w:rPr>
          <w:t xml:space="preserve">Jacobson, A.P. </w:t>
        </w:r>
      </w:hyperlink>
      <w:hyperlink r:id="rId904">
        <w:r w:rsidR="0035605E" w:rsidRPr="00B670C0">
          <w:rPr>
            <w:i/>
            <w:color w:val="000000"/>
            <w:sz w:val="21"/>
            <w:szCs w:val="21"/>
          </w:rPr>
          <w:t>et al.</w:t>
        </w:r>
      </w:hyperlink>
      <w:hyperlink r:id="rId905">
        <w:r w:rsidR="0035605E" w:rsidRPr="00B670C0">
          <w:rPr>
            <w:color w:val="000000"/>
            <w:sz w:val="21"/>
            <w:szCs w:val="21"/>
          </w:rPr>
          <w:t xml:space="preserve"> (2016) ‘Leopard (Panthera Pardus) Status, Distribution, and the Research Efforts across Its Range’. </w:t>
        </w:r>
      </w:hyperlink>
      <w:hyperlink r:id="rId906">
        <w:r w:rsidR="0035605E" w:rsidRPr="00B670C0">
          <w:rPr>
            <w:i/>
            <w:color w:val="000000"/>
            <w:sz w:val="21"/>
            <w:szCs w:val="21"/>
          </w:rPr>
          <w:t>PeerJ</w:t>
        </w:r>
      </w:hyperlink>
      <w:hyperlink r:id="rId907">
        <w:r w:rsidR="0035605E" w:rsidRPr="00B670C0">
          <w:rPr>
            <w:color w:val="000000"/>
            <w:sz w:val="21"/>
            <w:szCs w:val="21"/>
          </w:rPr>
          <w:t>, 4, p. e1974.</w:t>
        </w:r>
      </w:hyperlink>
    </w:p>
    <w:p w14:paraId="16210FC2"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08">
        <w:r w:rsidR="0035605E" w:rsidRPr="00B670C0">
          <w:rPr>
            <w:color w:val="000000"/>
            <w:sz w:val="21"/>
            <w:szCs w:val="21"/>
          </w:rPr>
          <w:t xml:space="preserve">Jain, M. </w:t>
        </w:r>
      </w:hyperlink>
      <w:hyperlink r:id="rId909">
        <w:r w:rsidR="0035605E" w:rsidRPr="00B670C0">
          <w:rPr>
            <w:i/>
            <w:color w:val="000000"/>
            <w:sz w:val="21"/>
            <w:szCs w:val="21"/>
          </w:rPr>
          <w:t>et al.</w:t>
        </w:r>
      </w:hyperlink>
      <w:hyperlink r:id="rId910">
        <w:r w:rsidR="0035605E" w:rsidRPr="00B670C0">
          <w:rPr>
            <w:color w:val="000000"/>
            <w:sz w:val="21"/>
            <w:szCs w:val="21"/>
          </w:rPr>
          <w:t xml:space="preserve"> (2016) ‘Erratum to: The Oxford Nanopore MinION: Delivery of Nanopore Sequencing to the Genomics Community’. </w:t>
        </w:r>
      </w:hyperlink>
      <w:hyperlink r:id="rId911">
        <w:r w:rsidR="0035605E" w:rsidRPr="00B670C0">
          <w:rPr>
            <w:i/>
            <w:color w:val="000000"/>
            <w:sz w:val="21"/>
            <w:szCs w:val="21"/>
          </w:rPr>
          <w:t>Genome Biology</w:t>
        </w:r>
      </w:hyperlink>
      <w:hyperlink r:id="rId912">
        <w:r w:rsidR="0035605E" w:rsidRPr="00B670C0">
          <w:rPr>
            <w:color w:val="000000"/>
            <w:sz w:val="21"/>
            <w:szCs w:val="21"/>
          </w:rPr>
          <w:t>, 17(1), p. 256.</w:t>
        </w:r>
      </w:hyperlink>
    </w:p>
    <w:p w14:paraId="0D663F1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13">
        <w:r w:rsidR="0035605E" w:rsidRPr="00B670C0">
          <w:rPr>
            <w:color w:val="000000"/>
            <w:sz w:val="21"/>
            <w:szCs w:val="21"/>
          </w:rPr>
          <w:t xml:space="preserve">Johnson, W.E. </w:t>
        </w:r>
      </w:hyperlink>
      <w:hyperlink r:id="rId914">
        <w:r w:rsidR="0035605E" w:rsidRPr="00B670C0">
          <w:rPr>
            <w:i/>
            <w:color w:val="000000"/>
            <w:sz w:val="21"/>
            <w:szCs w:val="21"/>
          </w:rPr>
          <w:t>et al.</w:t>
        </w:r>
      </w:hyperlink>
      <w:hyperlink r:id="rId915">
        <w:r w:rsidR="0035605E" w:rsidRPr="00B670C0">
          <w:rPr>
            <w:color w:val="000000"/>
            <w:sz w:val="21"/>
            <w:szCs w:val="21"/>
          </w:rPr>
          <w:t xml:space="preserve"> (2010) ‘Genetic Restoration of the Florida Panther’. </w:t>
        </w:r>
      </w:hyperlink>
      <w:hyperlink r:id="rId916">
        <w:r w:rsidR="0035605E" w:rsidRPr="00B670C0">
          <w:rPr>
            <w:i/>
            <w:color w:val="000000"/>
            <w:sz w:val="21"/>
            <w:szCs w:val="21"/>
          </w:rPr>
          <w:t>Science</w:t>
        </w:r>
      </w:hyperlink>
      <w:hyperlink r:id="rId917">
        <w:r w:rsidR="0035605E" w:rsidRPr="00B670C0">
          <w:rPr>
            <w:color w:val="000000"/>
            <w:sz w:val="21"/>
            <w:szCs w:val="21"/>
          </w:rPr>
          <w:t>, 329(5999), pp. 1641–1645.</w:t>
        </w:r>
      </w:hyperlink>
    </w:p>
    <w:p w14:paraId="268F6FB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18">
        <w:r w:rsidR="0035605E" w:rsidRPr="00B670C0">
          <w:rPr>
            <w:color w:val="000000"/>
            <w:sz w:val="21"/>
            <w:szCs w:val="21"/>
          </w:rPr>
          <w:t xml:space="preserve">Kalinowski, S.T., Hedrick, P.W. and Miller, P.S. (2000) ‘Inbreeding Depression in the Speke’s Gazelle Captive Breeding Program’. </w:t>
        </w:r>
      </w:hyperlink>
      <w:hyperlink r:id="rId919">
        <w:r w:rsidR="0035605E" w:rsidRPr="00B670C0">
          <w:rPr>
            <w:i/>
            <w:color w:val="000000"/>
            <w:sz w:val="21"/>
            <w:szCs w:val="21"/>
          </w:rPr>
          <w:t>Conservation Biology: The Journal of the Society for Conservation Biology</w:t>
        </w:r>
      </w:hyperlink>
      <w:hyperlink r:id="rId920">
        <w:r w:rsidR="0035605E" w:rsidRPr="00B670C0">
          <w:rPr>
            <w:color w:val="000000"/>
            <w:sz w:val="21"/>
            <w:szCs w:val="21"/>
          </w:rPr>
          <w:t>, 14(5), pp. 1375–1384.</w:t>
        </w:r>
      </w:hyperlink>
    </w:p>
    <w:p w14:paraId="67BD537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21">
        <w:r w:rsidR="0035605E" w:rsidRPr="00B670C0">
          <w:rPr>
            <w:color w:val="000000"/>
            <w:sz w:val="21"/>
            <w:szCs w:val="21"/>
          </w:rPr>
          <w:t xml:space="preserve">Kaplanov, L.G. (2005) ‘The Tiger in the Sikhote-Alin’. In Kaplanov, L.G. (ed.) </w:t>
        </w:r>
      </w:hyperlink>
      <w:hyperlink r:id="rId922">
        <w:r w:rsidR="0035605E" w:rsidRPr="00B670C0">
          <w:rPr>
            <w:i/>
            <w:color w:val="000000"/>
            <w:sz w:val="21"/>
            <w:szCs w:val="21"/>
          </w:rPr>
          <w:t>Tiger. Deer. Moose</w:t>
        </w:r>
      </w:hyperlink>
      <w:hyperlink r:id="rId923">
        <w:r w:rsidR="0035605E" w:rsidRPr="00B670C0">
          <w:rPr>
            <w:color w:val="000000"/>
            <w:sz w:val="21"/>
            <w:szCs w:val="21"/>
          </w:rPr>
          <w:t>. pp. 1–71.</w:t>
        </w:r>
      </w:hyperlink>
    </w:p>
    <w:p w14:paraId="6538A8F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24">
        <w:r w:rsidR="0035605E" w:rsidRPr="00B670C0">
          <w:rPr>
            <w:color w:val="000000"/>
            <w:sz w:val="21"/>
            <w:szCs w:val="21"/>
          </w:rPr>
          <w:t xml:space="preserve">Kardos, M. </w:t>
        </w:r>
      </w:hyperlink>
      <w:hyperlink r:id="rId925">
        <w:r w:rsidR="0035605E" w:rsidRPr="00B670C0">
          <w:rPr>
            <w:i/>
            <w:color w:val="000000"/>
            <w:sz w:val="21"/>
            <w:szCs w:val="21"/>
          </w:rPr>
          <w:t>et al.</w:t>
        </w:r>
      </w:hyperlink>
      <w:hyperlink r:id="rId926">
        <w:r w:rsidR="0035605E" w:rsidRPr="00B670C0">
          <w:rPr>
            <w:color w:val="000000"/>
            <w:sz w:val="21"/>
            <w:szCs w:val="21"/>
          </w:rPr>
          <w:t xml:space="preserve"> (2018) ‘Genomic Consequences of Intensive Inbreeding in an Isolated Wolf Population’. </w:t>
        </w:r>
      </w:hyperlink>
      <w:hyperlink r:id="rId927">
        <w:r w:rsidR="0035605E" w:rsidRPr="00B670C0">
          <w:rPr>
            <w:i/>
            <w:color w:val="000000"/>
            <w:sz w:val="21"/>
            <w:szCs w:val="21"/>
          </w:rPr>
          <w:t>Nature Ecology &amp; Evolution</w:t>
        </w:r>
      </w:hyperlink>
      <w:hyperlink r:id="rId928">
        <w:r w:rsidR="0035605E" w:rsidRPr="00B670C0">
          <w:rPr>
            <w:color w:val="000000"/>
            <w:sz w:val="21"/>
            <w:szCs w:val="21"/>
          </w:rPr>
          <w:t>, 2(1), pp. 124–131.</w:t>
        </w:r>
      </w:hyperlink>
    </w:p>
    <w:p w14:paraId="49B7F629"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29">
        <w:r w:rsidR="0035605E" w:rsidRPr="00B670C0">
          <w:rPr>
            <w:color w:val="000000"/>
            <w:sz w:val="21"/>
            <w:szCs w:val="21"/>
          </w:rPr>
          <w:t xml:space="preserve">Kim, S. </w:t>
        </w:r>
      </w:hyperlink>
      <w:hyperlink r:id="rId930">
        <w:r w:rsidR="0035605E" w:rsidRPr="00B670C0">
          <w:rPr>
            <w:i/>
            <w:color w:val="000000"/>
            <w:sz w:val="21"/>
            <w:szCs w:val="21"/>
          </w:rPr>
          <w:t>et al.</w:t>
        </w:r>
      </w:hyperlink>
      <w:hyperlink r:id="rId931">
        <w:r w:rsidR="0035605E" w:rsidRPr="00B670C0">
          <w:rPr>
            <w:color w:val="000000"/>
            <w:sz w:val="21"/>
            <w:szCs w:val="21"/>
          </w:rPr>
          <w:t xml:space="preserve"> (2016) ‘Comparison of Carnivore, Omnivore, and Herbivore Mammalian Genomes with a New Leopard Assembly’. </w:t>
        </w:r>
      </w:hyperlink>
      <w:hyperlink r:id="rId932">
        <w:r w:rsidR="0035605E" w:rsidRPr="00B670C0">
          <w:rPr>
            <w:i/>
            <w:color w:val="000000"/>
            <w:sz w:val="21"/>
            <w:szCs w:val="21"/>
          </w:rPr>
          <w:t>Genome Biology</w:t>
        </w:r>
      </w:hyperlink>
      <w:hyperlink r:id="rId933">
        <w:r w:rsidR="0035605E" w:rsidRPr="00B670C0">
          <w:rPr>
            <w:color w:val="000000"/>
            <w:sz w:val="21"/>
            <w:szCs w:val="21"/>
          </w:rPr>
          <w:t>, 17(1), p. 211.</w:t>
        </w:r>
      </w:hyperlink>
    </w:p>
    <w:p w14:paraId="316B4D3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34">
        <w:r w:rsidR="0035605E" w:rsidRPr="00B670C0">
          <w:rPr>
            <w:color w:val="000000"/>
            <w:sz w:val="21"/>
            <w:szCs w:val="21"/>
          </w:rPr>
          <w:t xml:space="preserve">Kimura, M. (1983) </w:t>
        </w:r>
      </w:hyperlink>
      <w:hyperlink r:id="rId935">
        <w:r w:rsidR="0035605E" w:rsidRPr="00B670C0">
          <w:rPr>
            <w:i/>
            <w:color w:val="000000"/>
            <w:sz w:val="21"/>
            <w:szCs w:val="21"/>
          </w:rPr>
          <w:t>The Neutral Theory of Molecular Evolution</w:t>
        </w:r>
      </w:hyperlink>
      <w:hyperlink r:id="rId936">
        <w:r w:rsidR="0035605E" w:rsidRPr="00B670C0">
          <w:rPr>
            <w:color w:val="000000"/>
            <w:sz w:val="21"/>
            <w:szCs w:val="21"/>
          </w:rPr>
          <w:t>. Cambridge University Press.</w:t>
        </w:r>
      </w:hyperlink>
    </w:p>
    <w:p w14:paraId="7C7E64B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37">
        <w:r w:rsidR="0035605E" w:rsidRPr="00B670C0">
          <w:rPr>
            <w:color w:val="000000"/>
            <w:sz w:val="21"/>
            <w:szCs w:val="21"/>
          </w:rPr>
          <w:t xml:space="preserve">Kircher, M. </w:t>
        </w:r>
      </w:hyperlink>
      <w:hyperlink r:id="rId938">
        <w:r w:rsidR="0035605E" w:rsidRPr="00B670C0">
          <w:rPr>
            <w:i/>
            <w:color w:val="000000"/>
            <w:sz w:val="21"/>
            <w:szCs w:val="21"/>
          </w:rPr>
          <w:t>et al.</w:t>
        </w:r>
      </w:hyperlink>
      <w:hyperlink r:id="rId939">
        <w:r w:rsidR="0035605E" w:rsidRPr="00B670C0">
          <w:rPr>
            <w:color w:val="000000"/>
            <w:sz w:val="21"/>
            <w:szCs w:val="21"/>
          </w:rPr>
          <w:t xml:space="preserve"> (2014) ‘A General Framework for Estimating the Relative Pathogenicity of Human Genetic Variants’. </w:t>
        </w:r>
      </w:hyperlink>
      <w:hyperlink r:id="rId940">
        <w:r w:rsidR="0035605E" w:rsidRPr="00B670C0">
          <w:rPr>
            <w:i/>
            <w:color w:val="000000"/>
            <w:sz w:val="21"/>
            <w:szCs w:val="21"/>
          </w:rPr>
          <w:t>Nature Genetics</w:t>
        </w:r>
      </w:hyperlink>
      <w:hyperlink r:id="rId941">
        <w:r w:rsidR="0035605E" w:rsidRPr="00B670C0">
          <w:rPr>
            <w:color w:val="000000"/>
            <w:sz w:val="21"/>
            <w:szCs w:val="21"/>
          </w:rPr>
          <w:t>, 46(3), pp. 310–315.</w:t>
        </w:r>
      </w:hyperlink>
    </w:p>
    <w:p w14:paraId="17EB891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42">
        <w:r w:rsidR="0035605E" w:rsidRPr="00B670C0">
          <w:rPr>
            <w:color w:val="000000"/>
            <w:sz w:val="21"/>
            <w:szCs w:val="21"/>
          </w:rPr>
          <w:t xml:space="preserve">Koch, L. (2020) ‘Exploring Human Genomic Diversity with gnomAD’. </w:t>
        </w:r>
      </w:hyperlink>
      <w:hyperlink r:id="rId943">
        <w:r w:rsidR="0035605E" w:rsidRPr="00B670C0">
          <w:rPr>
            <w:i/>
            <w:color w:val="000000"/>
            <w:sz w:val="21"/>
            <w:szCs w:val="21"/>
          </w:rPr>
          <w:t>Nature Reviews. Genetics</w:t>
        </w:r>
      </w:hyperlink>
      <w:hyperlink r:id="rId944">
        <w:r w:rsidR="0035605E" w:rsidRPr="00B670C0">
          <w:rPr>
            <w:color w:val="000000"/>
            <w:sz w:val="21"/>
            <w:szCs w:val="21"/>
          </w:rPr>
          <w:t>, 21(8), p. 448.</w:t>
        </w:r>
      </w:hyperlink>
    </w:p>
    <w:p w14:paraId="41F8117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45">
        <w:r w:rsidR="0035605E" w:rsidRPr="00B670C0">
          <w:rPr>
            <w:color w:val="000000"/>
            <w:sz w:val="21"/>
            <w:szCs w:val="21"/>
          </w:rPr>
          <w:t xml:space="preserve">Koenig, D. </w:t>
        </w:r>
      </w:hyperlink>
      <w:hyperlink r:id="rId946">
        <w:r w:rsidR="0035605E" w:rsidRPr="00B670C0">
          <w:rPr>
            <w:i/>
            <w:color w:val="000000"/>
            <w:sz w:val="21"/>
            <w:szCs w:val="21"/>
          </w:rPr>
          <w:t>et al.</w:t>
        </w:r>
      </w:hyperlink>
      <w:hyperlink r:id="rId947">
        <w:r w:rsidR="0035605E" w:rsidRPr="00B670C0">
          <w:rPr>
            <w:color w:val="000000"/>
            <w:sz w:val="21"/>
            <w:szCs w:val="21"/>
          </w:rPr>
          <w:t xml:space="preserve"> (2013) ‘Comparative Transcriptomics Reveals Patterns of Selection in Domesticated and Wild Tomato’. </w:t>
        </w:r>
      </w:hyperlink>
      <w:hyperlink r:id="rId948">
        <w:r w:rsidR="0035605E" w:rsidRPr="00B670C0">
          <w:rPr>
            <w:i/>
            <w:color w:val="000000"/>
            <w:sz w:val="21"/>
            <w:szCs w:val="21"/>
          </w:rPr>
          <w:t>Proceedings of the National Academy of Sciences of the United States of America</w:t>
        </w:r>
      </w:hyperlink>
      <w:hyperlink r:id="rId949">
        <w:r w:rsidR="0035605E" w:rsidRPr="00B670C0">
          <w:rPr>
            <w:color w:val="000000"/>
            <w:sz w:val="21"/>
            <w:szCs w:val="21"/>
          </w:rPr>
          <w:t>, 110(28), pp. E2655–62.</w:t>
        </w:r>
      </w:hyperlink>
    </w:p>
    <w:p w14:paraId="64C2428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50">
        <w:r w:rsidR="0035605E" w:rsidRPr="00B670C0">
          <w:rPr>
            <w:color w:val="000000"/>
            <w:sz w:val="21"/>
            <w:szCs w:val="21"/>
          </w:rPr>
          <w:t xml:space="preserve">Koster, J. and Rahmann, S. (2012) DOI: </w:t>
        </w:r>
      </w:hyperlink>
      <w:hyperlink r:id="rId951">
        <w:r w:rsidR="0035605E" w:rsidRPr="00B670C0">
          <w:rPr>
            <w:color w:val="000000"/>
            <w:sz w:val="21"/>
            <w:szCs w:val="21"/>
          </w:rPr>
          <w:t>10.1093/bioinformatics/bts480</w:t>
        </w:r>
      </w:hyperlink>
      <w:hyperlink r:id="rId952">
        <w:r w:rsidR="0035605E" w:rsidRPr="00B670C0">
          <w:rPr>
            <w:color w:val="000000"/>
            <w:sz w:val="21"/>
            <w:szCs w:val="21"/>
          </w:rPr>
          <w:t>.</w:t>
        </w:r>
      </w:hyperlink>
    </w:p>
    <w:p w14:paraId="0B7F993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53">
        <w:r w:rsidR="0035605E" w:rsidRPr="00B670C0">
          <w:rPr>
            <w:color w:val="000000"/>
            <w:sz w:val="21"/>
            <w:szCs w:val="21"/>
          </w:rPr>
          <w:t xml:space="preserve">Kryukov, G.V., Pennacchio, L.A. and Sunyaev, S.R. (2007) ‘Most Rare Missense Alleles Are Deleterious in Humans: Implications for Complex Disease and Association Studies’. </w:t>
        </w:r>
      </w:hyperlink>
      <w:hyperlink r:id="rId954">
        <w:r w:rsidR="0035605E" w:rsidRPr="00B670C0">
          <w:rPr>
            <w:i/>
            <w:color w:val="000000"/>
            <w:sz w:val="21"/>
            <w:szCs w:val="21"/>
          </w:rPr>
          <w:t>American Journal of Human Genetics</w:t>
        </w:r>
      </w:hyperlink>
      <w:hyperlink r:id="rId955">
        <w:r w:rsidR="0035605E" w:rsidRPr="00B670C0">
          <w:rPr>
            <w:color w:val="000000"/>
            <w:sz w:val="21"/>
            <w:szCs w:val="21"/>
          </w:rPr>
          <w:t>, 80(4), pp. 727–739.</w:t>
        </w:r>
      </w:hyperlink>
    </w:p>
    <w:p w14:paraId="3925170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56">
        <w:r w:rsidR="0035605E" w:rsidRPr="00B670C0">
          <w:rPr>
            <w:color w:val="000000"/>
            <w:sz w:val="21"/>
            <w:szCs w:val="21"/>
          </w:rPr>
          <w:t xml:space="preserve">Kuhn, R.M., Haussler, D. and Kent, W.J. (2013) ‘The UCSC Genome Browser and Associated Tools’. </w:t>
        </w:r>
      </w:hyperlink>
      <w:hyperlink r:id="rId957">
        <w:r w:rsidR="0035605E" w:rsidRPr="00B670C0">
          <w:rPr>
            <w:i/>
            <w:color w:val="000000"/>
            <w:sz w:val="21"/>
            <w:szCs w:val="21"/>
          </w:rPr>
          <w:t>Briefings in Bioinformatics</w:t>
        </w:r>
      </w:hyperlink>
      <w:hyperlink r:id="rId958">
        <w:r w:rsidR="0035605E" w:rsidRPr="00B670C0">
          <w:rPr>
            <w:color w:val="000000"/>
            <w:sz w:val="21"/>
            <w:szCs w:val="21"/>
          </w:rPr>
          <w:t>, 14(2), pp. 144–161.</w:t>
        </w:r>
      </w:hyperlink>
    </w:p>
    <w:p w14:paraId="5EF1A87B"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59">
        <w:r w:rsidR="0035605E" w:rsidRPr="00B670C0">
          <w:rPr>
            <w:color w:val="000000"/>
            <w:sz w:val="21"/>
            <w:szCs w:val="21"/>
          </w:rPr>
          <w:t xml:space="preserve">Lande, R. (1994) ‘RISK OF POPULATION EXTINCTION FROM FIXATION OF NEW DELETERIOUS MUTATIONS’. </w:t>
        </w:r>
      </w:hyperlink>
      <w:hyperlink r:id="rId960">
        <w:r w:rsidR="0035605E" w:rsidRPr="00B670C0">
          <w:rPr>
            <w:i/>
            <w:color w:val="000000"/>
            <w:sz w:val="21"/>
            <w:szCs w:val="21"/>
          </w:rPr>
          <w:t>Evolution; International Journal of Organic Evolution</w:t>
        </w:r>
      </w:hyperlink>
      <w:hyperlink r:id="rId961">
        <w:r w:rsidR="0035605E" w:rsidRPr="00B670C0">
          <w:rPr>
            <w:color w:val="000000"/>
            <w:sz w:val="21"/>
            <w:szCs w:val="21"/>
          </w:rPr>
          <w:t>, 48(5), pp. 1460–1469.</w:t>
        </w:r>
      </w:hyperlink>
    </w:p>
    <w:p w14:paraId="77D96C5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62">
        <w:r w:rsidR="0035605E" w:rsidRPr="00B670C0">
          <w:rPr>
            <w:color w:val="000000"/>
            <w:sz w:val="21"/>
            <w:szCs w:val="21"/>
          </w:rPr>
          <w:t xml:space="preserve">Lande, R. and Barrowclough, G.F. (1987) ‘Effective Population Size, Genetic Variation, and Their Use in Population Management’. In </w:t>
        </w:r>
      </w:hyperlink>
      <w:hyperlink r:id="rId963">
        <w:r w:rsidR="0035605E" w:rsidRPr="00B670C0">
          <w:rPr>
            <w:i/>
            <w:color w:val="000000"/>
            <w:sz w:val="21"/>
            <w:szCs w:val="21"/>
          </w:rPr>
          <w:t>Viable Populations for Conservation</w:t>
        </w:r>
      </w:hyperlink>
      <w:hyperlink r:id="rId964">
        <w:r w:rsidR="0035605E" w:rsidRPr="00B670C0">
          <w:rPr>
            <w:color w:val="000000"/>
            <w:sz w:val="21"/>
            <w:szCs w:val="21"/>
          </w:rPr>
          <w:t>. Cambridge University Press, pp. 87–124.</w:t>
        </w:r>
      </w:hyperlink>
    </w:p>
    <w:p w14:paraId="6B1D665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65">
        <w:r w:rsidR="0035605E" w:rsidRPr="00B670C0">
          <w:rPr>
            <w:color w:val="000000"/>
            <w:sz w:val="21"/>
            <w:szCs w:val="21"/>
          </w:rPr>
          <w:t xml:space="preserve">Lander, E.S. </w:t>
        </w:r>
      </w:hyperlink>
      <w:hyperlink r:id="rId966">
        <w:r w:rsidR="0035605E" w:rsidRPr="00B670C0">
          <w:rPr>
            <w:i/>
            <w:color w:val="000000"/>
            <w:sz w:val="21"/>
            <w:szCs w:val="21"/>
          </w:rPr>
          <w:t>et al.</w:t>
        </w:r>
      </w:hyperlink>
      <w:hyperlink r:id="rId967">
        <w:r w:rsidR="0035605E" w:rsidRPr="00B670C0">
          <w:rPr>
            <w:color w:val="000000"/>
            <w:sz w:val="21"/>
            <w:szCs w:val="21"/>
          </w:rPr>
          <w:t xml:space="preserve"> (2001) ‘Initial Sequencing and Analysis of the Human Genome’. </w:t>
        </w:r>
      </w:hyperlink>
      <w:hyperlink r:id="rId968">
        <w:r w:rsidR="0035605E" w:rsidRPr="00B670C0">
          <w:rPr>
            <w:i/>
            <w:color w:val="000000"/>
            <w:sz w:val="21"/>
            <w:szCs w:val="21"/>
          </w:rPr>
          <w:t>Nature</w:t>
        </w:r>
      </w:hyperlink>
      <w:hyperlink r:id="rId969">
        <w:r w:rsidR="0035605E" w:rsidRPr="00B670C0">
          <w:rPr>
            <w:color w:val="000000"/>
            <w:sz w:val="21"/>
            <w:szCs w:val="21"/>
          </w:rPr>
          <w:t>, 409(6822), pp. 860–921.</w:t>
        </w:r>
      </w:hyperlink>
    </w:p>
    <w:p w14:paraId="61ED299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70">
        <w:r w:rsidR="0035605E" w:rsidRPr="00B670C0">
          <w:rPr>
            <w:color w:val="000000"/>
            <w:sz w:val="21"/>
            <w:szCs w:val="21"/>
          </w:rPr>
          <w:t xml:space="preserve">Lappalainen, T. </w:t>
        </w:r>
      </w:hyperlink>
      <w:hyperlink r:id="rId971">
        <w:r w:rsidR="0035605E" w:rsidRPr="00B670C0">
          <w:rPr>
            <w:i/>
            <w:color w:val="000000"/>
            <w:sz w:val="21"/>
            <w:szCs w:val="21"/>
          </w:rPr>
          <w:t>et al.</w:t>
        </w:r>
      </w:hyperlink>
      <w:hyperlink r:id="rId972">
        <w:r w:rsidR="0035605E" w:rsidRPr="00B670C0">
          <w:rPr>
            <w:color w:val="000000"/>
            <w:sz w:val="21"/>
            <w:szCs w:val="21"/>
          </w:rPr>
          <w:t xml:space="preserve"> (2019) ‘Genomic Analysis in the Age of Human Genome Sequencing’. </w:t>
        </w:r>
      </w:hyperlink>
      <w:hyperlink r:id="rId973">
        <w:r w:rsidR="0035605E" w:rsidRPr="00B670C0">
          <w:rPr>
            <w:i/>
            <w:color w:val="000000"/>
            <w:sz w:val="21"/>
            <w:szCs w:val="21"/>
          </w:rPr>
          <w:t>Cell</w:t>
        </w:r>
      </w:hyperlink>
      <w:hyperlink r:id="rId974">
        <w:r w:rsidR="0035605E" w:rsidRPr="00B670C0">
          <w:rPr>
            <w:color w:val="000000"/>
            <w:sz w:val="21"/>
            <w:szCs w:val="21"/>
          </w:rPr>
          <w:t>, 177(1), pp. 70–84.</w:t>
        </w:r>
      </w:hyperlink>
    </w:p>
    <w:p w14:paraId="6261996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75">
        <w:r w:rsidR="0035605E" w:rsidRPr="00B670C0">
          <w:rPr>
            <w:color w:val="000000"/>
            <w:sz w:val="21"/>
            <w:szCs w:val="21"/>
          </w:rPr>
          <w:t xml:space="preserve">LeCun, Y., Bengio, Y. and Hinton, G. (2015) ‘Deep Learning’. </w:t>
        </w:r>
      </w:hyperlink>
      <w:hyperlink r:id="rId976">
        <w:r w:rsidR="0035605E" w:rsidRPr="00B670C0">
          <w:rPr>
            <w:i/>
            <w:color w:val="000000"/>
            <w:sz w:val="21"/>
            <w:szCs w:val="21"/>
          </w:rPr>
          <w:t>Nature</w:t>
        </w:r>
      </w:hyperlink>
      <w:hyperlink r:id="rId977">
        <w:r w:rsidR="0035605E" w:rsidRPr="00B670C0">
          <w:rPr>
            <w:color w:val="000000"/>
            <w:sz w:val="21"/>
            <w:szCs w:val="21"/>
          </w:rPr>
          <w:t>, 521(7553), pp. 436–444.</w:t>
        </w:r>
      </w:hyperlink>
    </w:p>
    <w:p w14:paraId="55465DC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78">
        <w:r w:rsidR="0035605E" w:rsidRPr="00B670C0">
          <w:rPr>
            <w:color w:val="000000"/>
            <w:sz w:val="21"/>
            <w:szCs w:val="21"/>
          </w:rPr>
          <w:t xml:space="preserve">Lewin, H.A. </w:t>
        </w:r>
      </w:hyperlink>
      <w:hyperlink r:id="rId979">
        <w:r w:rsidR="0035605E" w:rsidRPr="00B670C0">
          <w:rPr>
            <w:i/>
            <w:color w:val="000000"/>
            <w:sz w:val="21"/>
            <w:szCs w:val="21"/>
          </w:rPr>
          <w:t>et al.</w:t>
        </w:r>
      </w:hyperlink>
      <w:hyperlink r:id="rId980">
        <w:r w:rsidR="0035605E" w:rsidRPr="00B670C0">
          <w:rPr>
            <w:color w:val="000000"/>
            <w:sz w:val="21"/>
            <w:szCs w:val="21"/>
          </w:rPr>
          <w:t xml:space="preserve"> (2018) ‘Earth BioGenome Project: Sequencing Life for the Future of Life’. </w:t>
        </w:r>
      </w:hyperlink>
      <w:hyperlink r:id="rId981">
        <w:r w:rsidR="0035605E" w:rsidRPr="00B670C0">
          <w:rPr>
            <w:i/>
            <w:color w:val="000000"/>
            <w:sz w:val="21"/>
            <w:szCs w:val="21"/>
          </w:rPr>
          <w:t>Proceedings of the National Academy of Sciences of the United States of America</w:t>
        </w:r>
      </w:hyperlink>
      <w:hyperlink r:id="rId982">
        <w:r w:rsidR="0035605E" w:rsidRPr="00B670C0">
          <w:rPr>
            <w:color w:val="000000"/>
            <w:sz w:val="21"/>
            <w:szCs w:val="21"/>
          </w:rPr>
          <w:t>, 115(17), pp. 4325–4333.</w:t>
        </w:r>
      </w:hyperlink>
    </w:p>
    <w:p w14:paraId="07879972"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83">
        <w:r w:rsidR="0035605E" w:rsidRPr="00B670C0">
          <w:rPr>
            <w:color w:val="000000"/>
            <w:sz w:val="21"/>
            <w:szCs w:val="21"/>
          </w:rPr>
          <w:t xml:space="preserve">Li, H. (2006) </w:t>
        </w:r>
      </w:hyperlink>
      <w:hyperlink r:id="rId984">
        <w:r w:rsidR="0035605E" w:rsidRPr="00B670C0">
          <w:rPr>
            <w:i/>
            <w:color w:val="000000"/>
            <w:sz w:val="21"/>
            <w:szCs w:val="21"/>
          </w:rPr>
          <w:t>Hcluster_sg</w:t>
        </w:r>
      </w:hyperlink>
      <w:hyperlink r:id="rId985">
        <w:r w:rsidR="0035605E" w:rsidRPr="00B670C0">
          <w:rPr>
            <w:color w:val="000000"/>
            <w:sz w:val="21"/>
            <w:szCs w:val="21"/>
          </w:rPr>
          <w:t xml:space="preserve">. Github Available at: </w:t>
        </w:r>
      </w:hyperlink>
      <w:hyperlink r:id="rId986">
        <w:r w:rsidR="0035605E" w:rsidRPr="00B670C0">
          <w:rPr>
            <w:color w:val="000000"/>
            <w:sz w:val="21"/>
            <w:szCs w:val="21"/>
          </w:rPr>
          <w:t>https://github.com/douglasgscofield/hcluster</w:t>
        </w:r>
      </w:hyperlink>
      <w:hyperlink r:id="rId987">
        <w:r w:rsidR="0035605E" w:rsidRPr="00B670C0">
          <w:rPr>
            <w:color w:val="000000"/>
            <w:sz w:val="21"/>
            <w:szCs w:val="21"/>
          </w:rPr>
          <w:t xml:space="preserve"> (Accessed: 22 April 2022).</w:t>
        </w:r>
      </w:hyperlink>
    </w:p>
    <w:p w14:paraId="7816663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88">
        <w:r w:rsidR="0035605E" w:rsidRPr="00B670C0">
          <w:rPr>
            <w:color w:val="000000"/>
            <w:sz w:val="21"/>
            <w:szCs w:val="21"/>
          </w:rPr>
          <w:t xml:space="preserve">Lindblad-Toh, K. </w:t>
        </w:r>
      </w:hyperlink>
      <w:hyperlink r:id="rId989">
        <w:r w:rsidR="0035605E" w:rsidRPr="00B670C0">
          <w:rPr>
            <w:i/>
            <w:color w:val="000000"/>
            <w:sz w:val="21"/>
            <w:szCs w:val="21"/>
          </w:rPr>
          <w:t>et al.</w:t>
        </w:r>
      </w:hyperlink>
      <w:hyperlink r:id="rId990">
        <w:r w:rsidR="0035605E" w:rsidRPr="00B670C0">
          <w:rPr>
            <w:color w:val="000000"/>
            <w:sz w:val="21"/>
            <w:szCs w:val="21"/>
          </w:rPr>
          <w:t xml:space="preserve"> (2011) ‘A High-Resolution Map of Human Evolutionary Constraint Using 29 Mammals’. </w:t>
        </w:r>
      </w:hyperlink>
      <w:hyperlink r:id="rId991">
        <w:r w:rsidR="0035605E" w:rsidRPr="00B670C0">
          <w:rPr>
            <w:i/>
            <w:color w:val="000000"/>
            <w:sz w:val="21"/>
            <w:szCs w:val="21"/>
          </w:rPr>
          <w:t>Nature</w:t>
        </w:r>
      </w:hyperlink>
      <w:hyperlink r:id="rId992">
        <w:r w:rsidR="0035605E" w:rsidRPr="00B670C0">
          <w:rPr>
            <w:color w:val="000000"/>
            <w:sz w:val="21"/>
            <w:szCs w:val="21"/>
          </w:rPr>
          <w:t>, 478(7370), pp. 476–482.</w:t>
        </w:r>
      </w:hyperlink>
    </w:p>
    <w:p w14:paraId="0E5BD72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93">
        <w:r w:rsidR="0035605E" w:rsidRPr="00B670C0">
          <w:rPr>
            <w:color w:val="000000"/>
            <w:sz w:val="21"/>
            <w:szCs w:val="21"/>
          </w:rPr>
          <w:t xml:space="preserve">Li, W. </w:t>
        </w:r>
      </w:hyperlink>
      <w:hyperlink r:id="rId994">
        <w:r w:rsidR="0035605E" w:rsidRPr="00B670C0">
          <w:rPr>
            <w:i/>
            <w:color w:val="000000"/>
            <w:sz w:val="21"/>
            <w:szCs w:val="21"/>
          </w:rPr>
          <w:t>et al.</w:t>
        </w:r>
      </w:hyperlink>
      <w:hyperlink r:id="rId995">
        <w:r w:rsidR="0035605E" w:rsidRPr="00B670C0">
          <w:rPr>
            <w:color w:val="000000"/>
            <w:sz w:val="21"/>
            <w:szCs w:val="21"/>
          </w:rPr>
          <w:t xml:space="preserve"> (2021) ‘RefSeq: Expanding the Prokaryotic Genome Annotation Pipeline Reach with Protein Family Model Curation’. </w:t>
        </w:r>
      </w:hyperlink>
      <w:hyperlink r:id="rId996">
        <w:r w:rsidR="0035605E" w:rsidRPr="00B670C0">
          <w:rPr>
            <w:i/>
            <w:color w:val="000000"/>
            <w:sz w:val="21"/>
            <w:szCs w:val="21"/>
          </w:rPr>
          <w:t>Nucleic Acids Research</w:t>
        </w:r>
      </w:hyperlink>
      <w:hyperlink r:id="rId997">
        <w:r w:rsidR="0035605E" w:rsidRPr="00B670C0">
          <w:rPr>
            <w:color w:val="000000"/>
            <w:sz w:val="21"/>
            <w:szCs w:val="21"/>
          </w:rPr>
          <w:t>, 49(D1), pp. D1020–D1028.</w:t>
        </w:r>
      </w:hyperlink>
    </w:p>
    <w:p w14:paraId="745982D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998">
        <w:r w:rsidR="0035605E" w:rsidRPr="00B670C0">
          <w:rPr>
            <w:color w:val="000000"/>
            <w:sz w:val="21"/>
            <w:szCs w:val="21"/>
          </w:rPr>
          <w:t xml:space="preserve">Logsdon, G.A., Vollger, M.R. and Eichler, E.E. (2020) ‘Long-Read Human Genome Sequencing and Its Applications’. </w:t>
        </w:r>
      </w:hyperlink>
      <w:hyperlink r:id="rId999">
        <w:r w:rsidR="0035605E" w:rsidRPr="00B670C0">
          <w:rPr>
            <w:i/>
            <w:color w:val="000000"/>
            <w:sz w:val="21"/>
            <w:szCs w:val="21"/>
          </w:rPr>
          <w:t>Nature Reviews. Genetics</w:t>
        </w:r>
      </w:hyperlink>
      <w:hyperlink r:id="rId1000">
        <w:r w:rsidR="0035605E" w:rsidRPr="00B670C0">
          <w:rPr>
            <w:color w:val="000000"/>
            <w:sz w:val="21"/>
            <w:szCs w:val="21"/>
          </w:rPr>
          <w:t>, 21(10), pp. 597–614.</w:t>
        </w:r>
      </w:hyperlink>
    </w:p>
    <w:p w14:paraId="28FCD76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01">
        <w:r w:rsidR="0035605E" w:rsidRPr="00B670C0">
          <w:rPr>
            <w:color w:val="000000"/>
            <w:sz w:val="21"/>
            <w:szCs w:val="21"/>
          </w:rPr>
          <w:t xml:space="preserve">López-Cortegano, E., Moreno, E. and García-Dorado, A. (2021) ‘Genetic Purging in Captive Endangered Ungulates with Extremely Low Effective Population Sizes’. </w:t>
        </w:r>
      </w:hyperlink>
      <w:hyperlink r:id="rId1002">
        <w:r w:rsidR="0035605E" w:rsidRPr="00B670C0">
          <w:rPr>
            <w:i/>
            <w:color w:val="000000"/>
            <w:sz w:val="21"/>
            <w:szCs w:val="21"/>
          </w:rPr>
          <w:t>Heredity</w:t>
        </w:r>
      </w:hyperlink>
      <w:hyperlink r:id="rId1003">
        <w:r w:rsidR="0035605E" w:rsidRPr="00B670C0">
          <w:rPr>
            <w:color w:val="000000"/>
            <w:sz w:val="21"/>
            <w:szCs w:val="21"/>
          </w:rPr>
          <w:t>, 127(5), pp. 433–442.</w:t>
        </w:r>
      </w:hyperlink>
    </w:p>
    <w:p w14:paraId="06E17DB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04">
        <w:r w:rsidR="0035605E" w:rsidRPr="00B670C0">
          <w:rPr>
            <w:color w:val="000000"/>
            <w:sz w:val="21"/>
            <w:szCs w:val="21"/>
          </w:rPr>
          <w:t xml:space="preserve">Lorenzana, G. </w:t>
        </w:r>
      </w:hyperlink>
      <w:hyperlink r:id="rId1005">
        <w:r w:rsidR="0035605E" w:rsidRPr="00B670C0">
          <w:rPr>
            <w:i/>
            <w:color w:val="000000"/>
            <w:sz w:val="21"/>
            <w:szCs w:val="21"/>
          </w:rPr>
          <w:t>et al.</w:t>
        </w:r>
      </w:hyperlink>
      <w:hyperlink r:id="rId1006">
        <w:r w:rsidR="0035605E" w:rsidRPr="00B670C0">
          <w:rPr>
            <w:color w:val="000000"/>
            <w:sz w:val="21"/>
            <w:szCs w:val="21"/>
          </w:rPr>
          <w:t xml:space="preserve"> (2020) ‘Large-Scale Assessment of Genetic Diversity and Population Connectivity of Amazonian Jaguars (Panthera Onca) Provides a Baseline for Their Conservation and Monitoring in Fragmented Landscapes’. </w:t>
        </w:r>
      </w:hyperlink>
      <w:hyperlink r:id="rId1007">
        <w:r w:rsidR="0035605E" w:rsidRPr="00B670C0">
          <w:rPr>
            <w:i/>
            <w:color w:val="000000"/>
            <w:sz w:val="21"/>
            <w:szCs w:val="21"/>
          </w:rPr>
          <w:t>Biological Conservation</w:t>
        </w:r>
      </w:hyperlink>
      <w:hyperlink r:id="rId1008">
        <w:r w:rsidR="0035605E" w:rsidRPr="00B670C0">
          <w:rPr>
            <w:color w:val="000000"/>
            <w:sz w:val="21"/>
            <w:szCs w:val="21"/>
          </w:rPr>
          <w:t>, 242, p. 108417.</w:t>
        </w:r>
      </w:hyperlink>
    </w:p>
    <w:p w14:paraId="139FA3E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09">
        <w:r w:rsidR="0035605E" w:rsidRPr="00B670C0">
          <w:rPr>
            <w:color w:val="000000"/>
            <w:sz w:val="21"/>
            <w:szCs w:val="21"/>
          </w:rPr>
          <w:t xml:space="preserve">Luikart, G. </w:t>
        </w:r>
      </w:hyperlink>
      <w:hyperlink r:id="rId1010">
        <w:r w:rsidR="0035605E" w:rsidRPr="00B670C0">
          <w:rPr>
            <w:i/>
            <w:color w:val="000000"/>
            <w:sz w:val="21"/>
            <w:szCs w:val="21"/>
          </w:rPr>
          <w:t>et al.</w:t>
        </w:r>
      </w:hyperlink>
      <w:hyperlink r:id="rId1011">
        <w:r w:rsidR="0035605E" w:rsidRPr="00B670C0">
          <w:rPr>
            <w:color w:val="000000"/>
            <w:sz w:val="21"/>
            <w:szCs w:val="21"/>
          </w:rPr>
          <w:t xml:space="preserve"> (1998) ‘Usefulness of Molecular Markers for Detecting Population Bottlenecks via Monitoring Genetic Change’. </w:t>
        </w:r>
      </w:hyperlink>
      <w:hyperlink r:id="rId1012">
        <w:r w:rsidR="0035605E" w:rsidRPr="00B670C0">
          <w:rPr>
            <w:i/>
            <w:color w:val="000000"/>
            <w:sz w:val="21"/>
            <w:szCs w:val="21"/>
          </w:rPr>
          <w:t>Molecular Ecology</w:t>
        </w:r>
      </w:hyperlink>
      <w:hyperlink r:id="rId1013">
        <w:r w:rsidR="0035605E" w:rsidRPr="00B670C0">
          <w:rPr>
            <w:color w:val="000000"/>
            <w:sz w:val="21"/>
            <w:szCs w:val="21"/>
          </w:rPr>
          <w:t>, 7(8), pp. 963–974.</w:t>
        </w:r>
      </w:hyperlink>
    </w:p>
    <w:p w14:paraId="6E5F9C0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14">
        <w:r w:rsidR="0035605E" w:rsidRPr="00B670C0">
          <w:rPr>
            <w:color w:val="000000"/>
            <w:sz w:val="21"/>
            <w:szCs w:val="21"/>
          </w:rPr>
          <w:t xml:space="preserve">Lu, J. </w:t>
        </w:r>
      </w:hyperlink>
      <w:hyperlink r:id="rId1015">
        <w:r w:rsidR="0035605E" w:rsidRPr="00B670C0">
          <w:rPr>
            <w:i/>
            <w:color w:val="000000"/>
            <w:sz w:val="21"/>
            <w:szCs w:val="21"/>
          </w:rPr>
          <w:t>et al.</w:t>
        </w:r>
      </w:hyperlink>
      <w:hyperlink r:id="rId1016">
        <w:r w:rsidR="0035605E" w:rsidRPr="00B670C0">
          <w:rPr>
            <w:color w:val="000000"/>
            <w:sz w:val="21"/>
            <w:szCs w:val="21"/>
          </w:rPr>
          <w:t xml:space="preserve"> (2006) ‘The Accumulation of Deleterious Mutations in Rice Genomes: A Hypothesis on the Cost of Domestication’. </w:t>
        </w:r>
      </w:hyperlink>
      <w:hyperlink r:id="rId1017">
        <w:r w:rsidR="0035605E" w:rsidRPr="00B670C0">
          <w:rPr>
            <w:i/>
            <w:color w:val="000000"/>
            <w:sz w:val="21"/>
            <w:szCs w:val="21"/>
          </w:rPr>
          <w:t>Trends in Genetics: TIG</w:t>
        </w:r>
      </w:hyperlink>
      <w:hyperlink r:id="rId1018">
        <w:r w:rsidR="0035605E" w:rsidRPr="00B670C0">
          <w:rPr>
            <w:color w:val="000000"/>
            <w:sz w:val="21"/>
            <w:szCs w:val="21"/>
          </w:rPr>
          <w:t>, 22(3), pp. 126–131.</w:t>
        </w:r>
      </w:hyperlink>
    </w:p>
    <w:p w14:paraId="64F17A7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19">
        <w:r w:rsidR="0035605E" w:rsidRPr="00B670C0">
          <w:rPr>
            <w:color w:val="000000"/>
            <w:sz w:val="21"/>
            <w:szCs w:val="21"/>
          </w:rPr>
          <w:t xml:space="preserve">Lynch, M. </w:t>
        </w:r>
      </w:hyperlink>
      <w:hyperlink r:id="rId1020">
        <w:r w:rsidR="0035605E" w:rsidRPr="00B670C0">
          <w:rPr>
            <w:i/>
            <w:color w:val="000000"/>
            <w:sz w:val="21"/>
            <w:szCs w:val="21"/>
          </w:rPr>
          <w:t>et al.</w:t>
        </w:r>
      </w:hyperlink>
      <w:hyperlink r:id="rId1021">
        <w:r w:rsidR="0035605E" w:rsidRPr="00B670C0">
          <w:rPr>
            <w:color w:val="000000"/>
            <w:sz w:val="21"/>
            <w:szCs w:val="21"/>
          </w:rPr>
          <w:t xml:space="preserve"> (1993) ‘The Mutational Meltdown in Asexual Populations’. </w:t>
        </w:r>
      </w:hyperlink>
      <w:hyperlink r:id="rId1022">
        <w:r w:rsidR="0035605E" w:rsidRPr="00B670C0">
          <w:rPr>
            <w:i/>
            <w:color w:val="000000"/>
            <w:sz w:val="21"/>
            <w:szCs w:val="21"/>
          </w:rPr>
          <w:t>The Journal of Heredity</w:t>
        </w:r>
      </w:hyperlink>
      <w:hyperlink r:id="rId1023">
        <w:r w:rsidR="0035605E" w:rsidRPr="00B670C0">
          <w:rPr>
            <w:color w:val="000000"/>
            <w:sz w:val="21"/>
            <w:szCs w:val="21"/>
          </w:rPr>
          <w:t>, 84(5), pp. 339–344.</w:t>
        </w:r>
      </w:hyperlink>
    </w:p>
    <w:p w14:paraId="1EF4948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24">
        <w:r w:rsidR="0035605E" w:rsidRPr="00B670C0">
          <w:rPr>
            <w:color w:val="000000"/>
            <w:sz w:val="21"/>
            <w:szCs w:val="21"/>
          </w:rPr>
          <w:t xml:space="preserve">Lynch, M. and Gabriel, W. (1990) ‘MUTATION LOAD AND THE SURVIVAL OF SMALL POPULATIONS’. </w:t>
        </w:r>
      </w:hyperlink>
      <w:hyperlink r:id="rId1025">
        <w:r w:rsidR="0035605E" w:rsidRPr="00B670C0">
          <w:rPr>
            <w:i/>
            <w:color w:val="000000"/>
            <w:sz w:val="21"/>
            <w:szCs w:val="21"/>
          </w:rPr>
          <w:t>Evolution; International Journal of Organic Evolution</w:t>
        </w:r>
      </w:hyperlink>
      <w:hyperlink r:id="rId1026">
        <w:r w:rsidR="0035605E" w:rsidRPr="00B670C0">
          <w:rPr>
            <w:color w:val="000000"/>
            <w:sz w:val="21"/>
            <w:szCs w:val="21"/>
          </w:rPr>
          <w:t>, 44(7), pp. 1725–1737.</w:t>
        </w:r>
      </w:hyperlink>
    </w:p>
    <w:p w14:paraId="27F2E2B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27">
        <w:r w:rsidR="0035605E" w:rsidRPr="00B670C0">
          <w:rPr>
            <w:color w:val="000000"/>
            <w:sz w:val="21"/>
            <w:szCs w:val="21"/>
          </w:rPr>
          <w:t xml:space="preserve">Mäki, K. </w:t>
        </w:r>
      </w:hyperlink>
      <w:hyperlink r:id="rId1028">
        <w:r w:rsidR="0035605E" w:rsidRPr="00B670C0">
          <w:rPr>
            <w:i/>
            <w:color w:val="000000"/>
            <w:sz w:val="21"/>
            <w:szCs w:val="21"/>
          </w:rPr>
          <w:t>et al.</w:t>
        </w:r>
      </w:hyperlink>
      <w:hyperlink r:id="rId1029">
        <w:r w:rsidR="0035605E" w:rsidRPr="00B670C0">
          <w:rPr>
            <w:color w:val="000000"/>
            <w:sz w:val="21"/>
            <w:szCs w:val="21"/>
          </w:rPr>
          <w:t xml:space="preserve"> (2001) ‘Population Structure, Inbreeding Trend and Their Association with Hip and Elbow Dysplasia in Dogs’. </w:t>
        </w:r>
      </w:hyperlink>
      <w:hyperlink r:id="rId1030">
        <w:r w:rsidR="0035605E" w:rsidRPr="00B670C0">
          <w:rPr>
            <w:i/>
            <w:color w:val="000000"/>
            <w:sz w:val="21"/>
            <w:szCs w:val="21"/>
          </w:rPr>
          <w:t xml:space="preserve">Animal Science </w:t>
        </w:r>
      </w:hyperlink>
      <w:hyperlink r:id="rId1031">
        <w:r w:rsidR="0035605E" w:rsidRPr="00B670C0">
          <w:rPr>
            <w:color w:val="000000"/>
            <w:sz w:val="21"/>
            <w:szCs w:val="21"/>
          </w:rPr>
          <w:t>, 73(2), pp. 217–228.</w:t>
        </w:r>
      </w:hyperlink>
    </w:p>
    <w:p w14:paraId="2BEFB6D5"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32">
        <w:r w:rsidR="0035605E" w:rsidRPr="00B670C0">
          <w:rPr>
            <w:color w:val="000000"/>
            <w:sz w:val="21"/>
            <w:szCs w:val="21"/>
          </w:rPr>
          <w:t xml:space="preserve">Masel, J. (2011) ‘Genetic Drift’. </w:t>
        </w:r>
      </w:hyperlink>
      <w:hyperlink r:id="rId1033">
        <w:r w:rsidR="0035605E" w:rsidRPr="00B670C0">
          <w:rPr>
            <w:i/>
            <w:color w:val="000000"/>
            <w:sz w:val="21"/>
            <w:szCs w:val="21"/>
          </w:rPr>
          <w:t>Current Biology: CB</w:t>
        </w:r>
      </w:hyperlink>
      <w:hyperlink r:id="rId1034">
        <w:r w:rsidR="0035605E" w:rsidRPr="00B670C0">
          <w:rPr>
            <w:color w:val="000000"/>
            <w:sz w:val="21"/>
            <w:szCs w:val="21"/>
          </w:rPr>
          <w:t>, 21(20), pp. R837–8.</w:t>
        </w:r>
      </w:hyperlink>
    </w:p>
    <w:p w14:paraId="2645DFF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35">
        <w:r w:rsidR="0035605E" w:rsidRPr="00B670C0">
          <w:rPr>
            <w:color w:val="000000"/>
            <w:sz w:val="21"/>
            <w:szCs w:val="21"/>
          </w:rPr>
          <w:t xml:space="preserve">Maston, G.A., Evans, S.K. and Green, M.R. (2006) ‘Transcriptional Regulatory Elements in the Human Genome’. </w:t>
        </w:r>
      </w:hyperlink>
      <w:hyperlink r:id="rId1036">
        <w:r w:rsidR="0035605E" w:rsidRPr="00B670C0">
          <w:rPr>
            <w:i/>
            <w:color w:val="000000"/>
            <w:sz w:val="21"/>
            <w:szCs w:val="21"/>
          </w:rPr>
          <w:t>Annual Review of Genomics and Human Genetics</w:t>
        </w:r>
      </w:hyperlink>
      <w:hyperlink r:id="rId1037">
        <w:r w:rsidR="0035605E" w:rsidRPr="00B670C0">
          <w:rPr>
            <w:color w:val="000000"/>
            <w:sz w:val="21"/>
            <w:szCs w:val="21"/>
          </w:rPr>
          <w:t>, 7, pp. 29–59.</w:t>
        </w:r>
      </w:hyperlink>
    </w:p>
    <w:p w14:paraId="61AF129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38">
        <w:r w:rsidR="0035605E" w:rsidRPr="00B670C0">
          <w:rPr>
            <w:color w:val="000000"/>
            <w:sz w:val="21"/>
            <w:szCs w:val="21"/>
          </w:rPr>
          <w:t xml:space="preserve">Matte, E.M. </w:t>
        </w:r>
      </w:hyperlink>
      <w:hyperlink r:id="rId1039">
        <w:r w:rsidR="0035605E" w:rsidRPr="00B670C0">
          <w:rPr>
            <w:i/>
            <w:color w:val="000000"/>
            <w:sz w:val="21"/>
            <w:szCs w:val="21"/>
          </w:rPr>
          <w:t>et al.</w:t>
        </w:r>
      </w:hyperlink>
      <w:hyperlink r:id="rId1040">
        <w:r w:rsidR="0035605E" w:rsidRPr="00B670C0">
          <w:rPr>
            <w:color w:val="000000"/>
            <w:sz w:val="21"/>
            <w:szCs w:val="21"/>
          </w:rPr>
          <w:t xml:space="preserve"> (2013) ‘Molecular Evidence for a Recent Demographic Expansion in the Puma (Puma Concolor) (Mammalia, Felidae)’. </w:t>
        </w:r>
      </w:hyperlink>
      <w:hyperlink r:id="rId1041">
        <w:r w:rsidR="0035605E" w:rsidRPr="00B670C0">
          <w:rPr>
            <w:i/>
            <w:color w:val="000000"/>
            <w:sz w:val="21"/>
            <w:szCs w:val="21"/>
          </w:rPr>
          <w:t>Genetics and Molecular Biology</w:t>
        </w:r>
      </w:hyperlink>
      <w:hyperlink r:id="rId1042">
        <w:r w:rsidR="0035605E" w:rsidRPr="00B670C0">
          <w:rPr>
            <w:color w:val="000000"/>
            <w:sz w:val="21"/>
            <w:szCs w:val="21"/>
          </w:rPr>
          <w:t>, 36(4), pp. 586–597.</w:t>
        </w:r>
      </w:hyperlink>
    </w:p>
    <w:p w14:paraId="1468828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43">
        <w:r w:rsidR="0035605E" w:rsidRPr="00B670C0">
          <w:rPr>
            <w:color w:val="000000"/>
            <w:sz w:val="21"/>
            <w:szCs w:val="21"/>
          </w:rPr>
          <w:t xml:space="preserve">Mattucci, F. </w:t>
        </w:r>
      </w:hyperlink>
      <w:hyperlink r:id="rId1044">
        <w:r w:rsidR="0035605E" w:rsidRPr="00B670C0">
          <w:rPr>
            <w:i/>
            <w:color w:val="000000"/>
            <w:sz w:val="21"/>
            <w:szCs w:val="21"/>
          </w:rPr>
          <w:t>et al.</w:t>
        </w:r>
      </w:hyperlink>
      <w:hyperlink r:id="rId1045">
        <w:r w:rsidR="0035605E" w:rsidRPr="00B670C0">
          <w:rPr>
            <w:color w:val="000000"/>
            <w:sz w:val="21"/>
            <w:szCs w:val="21"/>
          </w:rPr>
          <w:t xml:space="preserve"> (2019) ‘How to Spot a Black-Footed Cat? Successful Application of Cross-Species Markers to Identify Captive-Bred Individuals from Non-Invasive Genetic Sampling’. </w:t>
        </w:r>
      </w:hyperlink>
      <w:hyperlink r:id="rId1046">
        <w:r w:rsidR="0035605E" w:rsidRPr="00B670C0">
          <w:rPr>
            <w:i/>
            <w:color w:val="000000"/>
            <w:sz w:val="21"/>
            <w:szCs w:val="21"/>
          </w:rPr>
          <w:t>Mammal Research</w:t>
        </w:r>
      </w:hyperlink>
      <w:hyperlink r:id="rId1047">
        <w:r w:rsidR="0035605E" w:rsidRPr="00B670C0">
          <w:rPr>
            <w:color w:val="000000"/>
            <w:sz w:val="21"/>
            <w:szCs w:val="21"/>
          </w:rPr>
          <w:t>, 64(1), pp. 133–145.</w:t>
        </w:r>
      </w:hyperlink>
    </w:p>
    <w:p w14:paraId="0864F2FB"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48">
        <w:r w:rsidR="0035605E" w:rsidRPr="00B670C0">
          <w:rPr>
            <w:color w:val="000000"/>
            <w:sz w:val="21"/>
            <w:szCs w:val="21"/>
          </w:rPr>
          <w:t xml:space="preserve">Meader, S., Ponting, C.P. and Lunter, G. (2010) ‘Massive Turnover of Functional Sequence in Human and Other Mammalian Genomes’. </w:t>
        </w:r>
      </w:hyperlink>
      <w:hyperlink r:id="rId1049">
        <w:r w:rsidR="0035605E" w:rsidRPr="00B670C0">
          <w:rPr>
            <w:i/>
            <w:color w:val="000000"/>
            <w:sz w:val="21"/>
            <w:szCs w:val="21"/>
          </w:rPr>
          <w:t>Genome Research</w:t>
        </w:r>
      </w:hyperlink>
      <w:hyperlink r:id="rId1050">
        <w:r w:rsidR="0035605E" w:rsidRPr="00B670C0">
          <w:rPr>
            <w:color w:val="000000"/>
            <w:sz w:val="21"/>
            <w:szCs w:val="21"/>
          </w:rPr>
          <w:t>, 20(10), pp. 1335–1343.</w:t>
        </w:r>
      </w:hyperlink>
    </w:p>
    <w:p w14:paraId="23CA2A8D"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51">
        <w:r w:rsidR="0035605E" w:rsidRPr="00B670C0">
          <w:rPr>
            <w:color w:val="000000"/>
            <w:sz w:val="21"/>
            <w:szCs w:val="21"/>
          </w:rPr>
          <w:t xml:space="preserve">Mellersh, C. (2008) ‘Give a Dog a Genome’. </w:t>
        </w:r>
      </w:hyperlink>
      <w:hyperlink r:id="rId1052">
        <w:r w:rsidR="0035605E" w:rsidRPr="00B670C0">
          <w:rPr>
            <w:i/>
            <w:color w:val="000000"/>
            <w:sz w:val="21"/>
            <w:szCs w:val="21"/>
          </w:rPr>
          <w:t xml:space="preserve">Veterinary Journal </w:t>
        </w:r>
      </w:hyperlink>
      <w:hyperlink r:id="rId1053">
        <w:r w:rsidR="0035605E" w:rsidRPr="00B670C0">
          <w:rPr>
            <w:color w:val="000000"/>
            <w:sz w:val="21"/>
            <w:szCs w:val="21"/>
          </w:rPr>
          <w:t>, 178(1), pp. 46–52.</w:t>
        </w:r>
      </w:hyperlink>
    </w:p>
    <w:p w14:paraId="1DCF32E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54">
        <w:r w:rsidR="0035605E" w:rsidRPr="00B670C0">
          <w:rPr>
            <w:color w:val="000000"/>
            <w:sz w:val="21"/>
            <w:szCs w:val="21"/>
          </w:rPr>
          <w:t xml:space="preserve">Melnikov, A. </w:t>
        </w:r>
      </w:hyperlink>
      <w:hyperlink r:id="rId1055">
        <w:r w:rsidR="0035605E" w:rsidRPr="00B670C0">
          <w:rPr>
            <w:i/>
            <w:color w:val="000000"/>
            <w:sz w:val="21"/>
            <w:szCs w:val="21"/>
          </w:rPr>
          <w:t>et al.</w:t>
        </w:r>
      </w:hyperlink>
      <w:hyperlink r:id="rId1056">
        <w:r w:rsidR="0035605E" w:rsidRPr="00B670C0">
          <w:rPr>
            <w:color w:val="000000"/>
            <w:sz w:val="21"/>
            <w:szCs w:val="21"/>
          </w:rPr>
          <w:t xml:space="preserve"> (2014) ‘Massively Parallel Reporter Assays in Cultured Mammalian Cells’. </w:t>
        </w:r>
      </w:hyperlink>
      <w:hyperlink r:id="rId1057">
        <w:r w:rsidR="0035605E" w:rsidRPr="00B670C0">
          <w:rPr>
            <w:i/>
            <w:color w:val="000000"/>
            <w:sz w:val="21"/>
            <w:szCs w:val="21"/>
          </w:rPr>
          <w:t>Journal of Visualized Experiments: JoVE</w:t>
        </w:r>
      </w:hyperlink>
      <w:hyperlink r:id="rId1058">
        <w:r w:rsidR="0035605E" w:rsidRPr="00B670C0">
          <w:rPr>
            <w:color w:val="000000"/>
            <w:sz w:val="21"/>
            <w:szCs w:val="21"/>
          </w:rPr>
          <w:t xml:space="preserve">, (90). DOI: </w:t>
        </w:r>
      </w:hyperlink>
      <w:hyperlink r:id="rId1059">
        <w:r w:rsidR="0035605E" w:rsidRPr="00B670C0">
          <w:rPr>
            <w:color w:val="000000"/>
            <w:sz w:val="21"/>
            <w:szCs w:val="21"/>
          </w:rPr>
          <w:t>10.3791/51719</w:t>
        </w:r>
      </w:hyperlink>
      <w:hyperlink r:id="rId1060">
        <w:r w:rsidR="0035605E" w:rsidRPr="00B670C0">
          <w:rPr>
            <w:color w:val="000000"/>
            <w:sz w:val="21"/>
            <w:szCs w:val="21"/>
          </w:rPr>
          <w:t>.</w:t>
        </w:r>
      </w:hyperlink>
    </w:p>
    <w:p w14:paraId="30DF721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61">
        <w:r w:rsidR="0035605E" w:rsidRPr="00B670C0">
          <w:rPr>
            <w:color w:val="000000"/>
            <w:sz w:val="21"/>
            <w:szCs w:val="21"/>
          </w:rPr>
          <w:t xml:space="preserve">Menotti-Raymond, M. </w:t>
        </w:r>
      </w:hyperlink>
      <w:hyperlink r:id="rId1062">
        <w:r w:rsidR="0035605E" w:rsidRPr="00B670C0">
          <w:rPr>
            <w:i/>
            <w:color w:val="000000"/>
            <w:sz w:val="21"/>
            <w:szCs w:val="21"/>
          </w:rPr>
          <w:t>et al.</w:t>
        </w:r>
      </w:hyperlink>
      <w:hyperlink r:id="rId1063">
        <w:r w:rsidR="0035605E" w:rsidRPr="00B670C0">
          <w:rPr>
            <w:color w:val="000000"/>
            <w:sz w:val="21"/>
            <w:szCs w:val="21"/>
          </w:rPr>
          <w:t xml:space="preserve"> (2008) ‘Patterns of Molecular Genetic Variation among Cat Breeds’. </w:t>
        </w:r>
      </w:hyperlink>
      <w:hyperlink r:id="rId1064">
        <w:r w:rsidR="0035605E" w:rsidRPr="00B670C0">
          <w:rPr>
            <w:i/>
            <w:color w:val="000000"/>
            <w:sz w:val="21"/>
            <w:szCs w:val="21"/>
          </w:rPr>
          <w:t>Genomics</w:t>
        </w:r>
      </w:hyperlink>
      <w:hyperlink r:id="rId1065">
        <w:r w:rsidR="0035605E" w:rsidRPr="00B670C0">
          <w:rPr>
            <w:color w:val="000000"/>
            <w:sz w:val="21"/>
            <w:szCs w:val="21"/>
          </w:rPr>
          <w:t>, 91(1), pp. 1–11.</w:t>
        </w:r>
      </w:hyperlink>
    </w:p>
    <w:p w14:paraId="07280D4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66">
        <w:r w:rsidR="0035605E" w:rsidRPr="00B670C0">
          <w:rPr>
            <w:color w:val="000000"/>
            <w:sz w:val="21"/>
            <w:szCs w:val="21"/>
          </w:rPr>
          <w:t xml:space="preserve">Menotti-Raymond, M. and O’Brien, S.J. (1993) ‘Dating the Genetic Bottleneck of the African Cheetah’. </w:t>
        </w:r>
      </w:hyperlink>
      <w:hyperlink r:id="rId1067">
        <w:r w:rsidR="0035605E" w:rsidRPr="00B670C0">
          <w:rPr>
            <w:i/>
            <w:color w:val="000000"/>
            <w:sz w:val="21"/>
            <w:szCs w:val="21"/>
          </w:rPr>
          <w:t>Proceedings of the National Academy of Sciences of the United States of America</w:t>
        </w:r>
      </w:hyperlink>
      <w:hyperlink r:id="rId1068">
        <w:r w:rsidR="0035605E" w:rsidRPr="00B670C0">
          <w:rPr>
            <w:color w:val="000000"/>
            <w:sz w:val="21"/>
            <w:szCs w:val="21"/>
          </w:rPr>
          <w:t>, 90(8), pp. 3172–3176.</w:t>
        </w:r>
      </w:hyperlink>
    </w:p>
    <w:p w14:paraId="2693515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69">
        <w:r w:rsidR="0035605E" w:rsidRPr="00B670C0">
          <w:rPr>
            <w:color w:val="000000"/>
            <w:sz w:val="21"/>
            <w:szCs w:val="21"/>
          </w:rPr>
          <w:t xml:space="preserve">Miller, W. </w:t>
        </w:r>
      </w:hyperlink>
      <w:hyperlink r:id="rId1070">
        <w:r w:rsidR="0035605E" w:rsidRPr="00B670C0">
          <w:rPr>
            <w:i/>
            <w:color w:val="000000"/>
            <w:sz w:val="21"/>
            <w:szCs w:val="21"/>
          </w:rPr>
          <w:t>et al.</w:t>
        </w:r>
      </w:hyperlink>
      <w:hyperlink r:id="rId1071">
        <w:r w:rsidR="0035605E" w:rsidRPr="00B670C0">
          <w:rPr>
            <w:color w:val="000000"/>
            <w:sz w:val="21"/>
            <w:szCs w:val="21"/>
          </w:rPr>
          <w:t xml:space="preserve"> (2004) ‘Comparative Genomics’. </w:t>
        </w:r>
      </w:hyperlink>
      <w:hyperlink r:id="rId1072">
        <w:r w:rsidR="0035605E" w:rsidRPr="00B670C0">
          <w:rPr>
            <w:i/>
            <w:color w:val="000000"/>
            <w:sz w:val="21"/>
            <w:szCs w:val="21"/>
          </w:rPr>
          <w:t>Annual Review of Genomics and Human Genetics</w:t>
        </w:r>
      </w:hyperlink>
      <w:hyperlink r:id="rId1073">
        <w:r w:rsidR="0035605E" w:rsidRPr="00B670C0">
          <w:rPr>
            <w:color w:val="000000"/>
            <w:sz w:val="21"/>
            <w:szCs w:val="21"/>
          </w:rPr>
          <w:t>, 5, pp. 15–56.</w:t>
        </w:r>
      </w:hyperlink>
    </w:p>
    <w:p w14:paraId="7CA42E9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74">
        <w:r w:rsidR="0035605E" w:rsidRPr="00B670C0">
          <w:rPr>
            <w:color w:val="000000"/>
            <w:sz w:val="21"/>
            <w:szCs w:val="21"/>
          </w:rPr>
          <w:t xml:space="preserve">Miquelle, D.G. </w:t>
        </w:r>
      </w:hyperlink>
      <w:hyperlink r:id="rId1075">
        <w:r w:rsidR="0035605E" w:rsidRPr="00B670C0">
          <w:rPr>
            <w:i/>
            <w:color w:val="000000"/>
            <w:sz w:val="21"/>
            <w:szCs w:val="21"/>
          </w:rPr>
          <w:t>et al.</w:t>
        </w:r>
      </w:hyperlink>
      <w:hyperlink r:id="rId1076">
        <w:r w:rsidR="0035605E" w:rsidRPr="00B670C0">
          <w:rPr>
            <w:color w:val="000000"/>
            <w:sz w:val="21"/>
            <w:szCs w:val="21"/>
          </w:rPr>
          <w:t xml:space="preserve"> (2010) </w:t>
        </w:r>
      </w:hyperlink>
      <w:hyperlink r:id="rId1077">
        <w:r w:rsidR="0035605E" w:rsidRPr="00B670C0">
          <w:rPr>
            <w:i/>
            <w:color w:val="000000"/>
            <w:sz w:val="21"/>
            <w:szCs w:val="21"/>
          </w:rPr>
          <w:t>A Program for Reintroduction of the Far Eastern Leopard into Southern Sikhote-Alin, Primorsky Krai, Russian Far East</w:t>
        </w:r>
      </w:hyperlink>
      <w:hyperlink r:id="rId1078">
        <w:r w:rsidR="0035605E" w:rsidRPr="00B670C0">
          <w:rPr>
            <w:color w:val="000000"/>
            <w:sz w:val="21"/>
            <w:szCs w:val="21"/>
          </w:rPr>
          <w:t>.</w:t>
        </w:r>
      </w:hyperlink>
    </w:p>
    <w:p w14:paraId="419BB18B"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79">
        <w:r w:rsidR="0035605E" w:rsidRPr="00B670C0">
          <w:rPr>
            <w:color w:val="000000"/>
            <w:sz w:val="21"/>
            <w:szCs w:val="21"/>
          </w:rPr>
          <w:t xml:space="preserve">Miquelle, D.G., Arzhanova, T.D. and Solkin, V.A. (1996) ‘Recovery Plan for Conservation of the Far Eastern Leopard’. In </w:t>
        </w:r>
      </w:hyperlink>
      <w:hyperlink r:id="rId1080">
        <w:r w:rsidR="0035605E" w:rsidRPr="00B670C0">
          <w:rPr>
            <w:i/>
            <w:color w:val="000000"/>
            <w:sz w:val="21"/>
            <w:szCs w:val="21"/>
          </w:rPr>
          <w:t>Results of an International Conference Held in Vladivostok</w:t>
        </w:r>
      </w:hyperlink>
      <w:hyperlink r:id="rId1081">
        <w:r w:rsidR="0035605E" w:rsidRPr="00B670C0">
          <w:rPr>
            <w:color w:val="000000"/>
            <w:sz w:val="21"/>
            <w:szCs w:val="21"/>
          </w:rPr>
          <w:t xml:space="preserve">. USAID/WWF/EPT. Available at: </w:t>
        </w:r>
      </w:hyperlink>
      <w:hyperlink r:id="rId1082">
        <w:r w:rsidR="0035605E" w:rsidRPr="00B670C0">
          <w:rPr>
            <w:color w:val="000000"/>
            <w:sz w:val="21"/>
            <w:szCs w:val="21"/>
          </w:rPr>
          <w:t>http://www.catsg.org/fileadmin/filesharing/3.Conservation_Center/3.4._Strategies___Action_Plans/leopard_Asia/Miquelle_et_al_1996_Recovery_plan_for_conservation_of_the_far_eastern_leopard.pdf</w:t>
        </w:r>
      </w:hyperlink>
      <w:hyperlink r:id="rId1083">
        <w:r w:rsidR="0035605E" w:rsidRPr="00B670C0">
          <w:rPr>
            <w:color w:val="000000"/>
            <w:sz w:val="21"/>
            <w:szCs w:val="21"/>
          </w:rPr>
          <w:t>.</w:t>
        </w:r>
      </w:hyperlink>
    </w:p>
    <w:p w14:paraId="0CF6E9F5"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84">
        <w:r w:rsidR="0035605E" w:rsidRPr="00B670C0">
          <w:rPr>
            <w:color w:val="000000"/>
            <w:sz w:val="21"/>
            <w:szCs w:val="21"/>
          </w:rPr>
          <w:t xml:space="preserve">Montague, M.J. </w:t>
        </w:r>
      </w:hyperlink>
      <w:hyperlink r:id="rId1085">
        <w:r w:rsidR="0035605E" w:rsidRPr="00B670C0">
          <w:rPr>
            <w:i/>
            <w:color w:val="000000"/>
            <w:sz w:val="21"/>
            <w:szCs w:val="21"/>
          </w:rPr>
          <w:t>et al.</w:t>
        </w:r>
      </w:hyperlink>
      <w:hyperlink r:id="rId1086">
        <w:r w:rsidR="0035605E" w:rsidRPr="00B670C0">
          <w:rPr>
            <w:color w:val="000000"/>
            <w:sz w:val="21"/>
            <w:szCs w:val="21"/>
          </w:rPr>
          <w:t xml:space="preserve"> (2014) ‘Comparative Analysis of the Domestic Cat Genome Reveals Genetic Signatures Underlying Feline Biology and Domestication’. </w:t>
        </w:r>
      </w:hyperlink>
      <w:hyperlink r:id="rId1087">
        <w:r w:rsidR="0035605E" w:rsidRPr="00B670C0">
          <w:rPr>
            <w:i/>
            <w:color w:val="000000"/>
            <w:sz w:val="21"/>
            <w:szCs w:val="21"/>
          </w:rPr>
          <w:t>Proceedings of the National Academy of Sciences of the United States of America</w:t>
        </w:r>
      </w:hyperlink>
      <w:hyperlink r:id="rId1088">
        <w:r w:rsidR="0035605E" w:rsidRPr="00B670C0">
          <w:rPr>
            <w:color w:val="000000"/>
            <w:sz w:val="21"/>
            <w:szCs w:val="21"/>
          </w:rPr>
          <w:t>, 111(48), pp. 17230–17235.</w:t>
        </w:r>
      </w:hyperlink>
    </w:p>
    <w:p w14:paraId="777A01E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89">
        <w:r w:rsidR="0035605E" w:rsidRPr="00B670C0">
          <w:rPr>
            <w:color w:val="000000"/>
            <w:sz w:val="21"/>
            <w:szCs w:val="21"/>
          </w:rPr>
          <w:t xml:space="preserve">Mouse Genome Sequencing Consortium. </w:t>
        </w:r>
      </w:hyperlink>
      <w:hyperlink r:id="rId1090">
        <w:r w:rsidR="0035605E" w:rsidRPr="00B670C0">
          <w:rPr>
            <w:i/>
            <w:color w:val="000000"/>
            <w:sz w:val="21"/>
            <w:szCs w:val="21"/>
          </w:rPr>
          <w:t>et al.</w:t>
        </w:r>
      </w:hyperlink>
      <w:hyperlink r:id="rId1091">
        <w:r w:rsidR="0035605E" w:rsidRPr="00B670C0">
          <w:rPr>
            <w:color w:val="000000"/>
            <w:sz w:val="21"/>
            <w:szCs w:val="21"/>
          </w:rPr>
          <w:t xml:space="preserve"> (2002) ‘Initial Sequencing and Comparative Analysis of the Mouse Genome’. </w:t>
        </w:r>
      </w:hyperlink>
      <w:hyperlink r:id="rId1092">
        <w:r w:rsidR="0035605E" w:rsidRPr="00B670C0">
          <w:rPr>
            <w:i/>
            <w:color w:val="000000"/>
            <w:sz w:val="21"/>
            <w:szCs w:val="21"/>
          </w:rPr>
          <w:t>Nature</w:t>
        </w:r>
      </w:hyperlink>
      <w:hyperlink r:id="rId1093">
        <w:r w:rsidR="0035605E" w:rsidRPr="00B670C0">
          <w:rPr>
            <w:color w:val="000000"/>
            <w:sz w:val="21"/>
            <w:szCs w:val="21"/>
          </w:rPr>
          <w:t>, 420(6915), pp. 520–562.</w:t>
        </w:r>
      </w:hyperlink>
    </w:p>
    <w:p w14:paraId="1EA86AC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94">
        <w:r w:rsidR="0035605E" w:rsidRPr="00B670C0">
          <w:rPr>
            <w:color w:val="000000"/>
            <w:sz w:val="21"/>
            <w:szCs w:val="21"/>
          </w:rPr>
          <w:t xml:space="preserve">Mukai, T. </w:t>
        </w:r>
      </w:hyperlink>
      <w:hyperlink r:id="rId1095">
        <w:r w:rsidR="0035605E" w:rsidRPr="00B670C0">
          <w:rPr>
            <w:i/>
            <w:color w:val="000000"/>
            <w:sz w:val="21"/>
            <w:szCs w:val="21"/>
          </w:rPr>
          <w:t>et al.</w:t>
        </w:r>
      </w:hyperlink>
      <w:hyperlink r:id="rId1096">
        <w:r w:rsidR="0035605E" w:rsidRPr="00B670C0">
          <w:rPr>
            <w:color w:val="000000"/>
            <w:sz w:val="21"/>
            <w:szCs w:val="21"/>
          </w:rPr>
          <w:t xml:space="preserve"> (1972) ‘Mutation Rate and Dominance of Genes Affecting Viability in Drosophila Melanogaster’. </w:t>
        </w:r>
      </w:hyperlink>
      <w:hyperlink r:id="rId1097">
        <w:r w:rsidR="0035605E" w:rsidRPr="00B670C0">
          <w:rPr>
            <w:i/>
            <w:color w:val="000000"/>
            <w:sz w:val="21"/>
            <w:szCs w:val="21"/>
          </w:rPr>
          <w:t>Genetics</w:t>
        </w:r>
      </w:hyperlink>
      <w:hyperlink r:id="rId1098">
        <w:r w:rsidR="0035605E" w:rsidRPr="00B670C0">
          <w:rPr>
            <w:color w:val="000000"/>
            <w:sz w:val="21"/>
            <w:szCs w:val="21"/>
          </w:rPr>
          <w:t>, 72(2), pp. 335–355.</w:t>
        </w:r>
      </w:hyperlink>
    </w:p>
    <w:p w14:paraId="3E14A55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099">
        <w:r w:rsidR="0035605E" w:rsidRPr="00B670C0">
          <w:rPr>
            <w:color w:val="000000"/>
            <w:sz w:val="21"/>
            <w:szCs w:val="21"/>
          </w:rPr>
          <w:t xml:space="preserve">Muller, H.J. (1964) ‘THE RELATION OF RECOMBINATION TO MUTATIONAL ADVANCE’. </w:t>
        </w:r>
      </w:hyperlink>
      <w:hyperlink r:id="rId1100">
        <w:r w:rsidR="0035605E" w:rsidRPr="00B670C0">
          <w:rPr>
            <w:i/>
            <w:color w:val="000000"/>
            <w:sz w:val="21"/>
            <w:szCs w:val="21"/>
          </w:rPr>
          <w:t>Mutation Research</w:t>
        </w:r>
      </w:hyperlink>
      <w:hyperlink r:id="rId1101">
        <w:r w:rsidR="0035605E" w:rsidRPr="00B670C0">
          <w:rPr>
            <w:color w:val="000000"/>
            <w:sz w:val="21"/>
            <w:szCs w:val="21"/>
          </w:rPr>
          <w:t>, 106, pp. 2–9.</w:t>
        </w:r>
      </w:hyperlink>
    </w:p>
    <w:p w14:paraId="3916CC2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02">
        <w:r w:rsidR="0035605E" w:rsidRPr="00B670C0">
          <w:rPr>
            <w:color w:val="000000"/>
            <w:sz w:val="21"/>
            <w:szCs w:val="21"/>
          </w:rPr>
          <w:t xml:space="preserve">Nabholz, B. </w:t>
        </w:r>
      </w:hyperlink>
      <w:hyperlink r:id="rId1103">
        <w:r w:rsidR="0035605E" w:rsidRPr="00B670C0">
          <w:rPr>
            <w:i/>
            <w:color w:val="000000"/>
            <w:sz w:val="21"/>
            <w:szCs w:val="21"/>
          </w:rPr>
          <w:t>et al.</w:t>
        </w:r>
      </w:hyperlink>
      <w:hyperlink r:id="rId1104">
        <w:r w:rsidR="0035605E" w:rsidRPr="00B670C0">
          <w:rPr>
            <w:color w:val="000000"/>
            <w:sz w:val="21"/>
            <w:szCs w:val="21"/>
          </w:rPr>
          <w:t xml:space="preserve"> (2014) ‘Transcriptome Population Genomics Reveals Severe Bottleneck and Domestication Cost in the African Rice (Oryza Glaberrima)’. </w:t>
        </w:r>
      </w:hyperlink>
      <w:hyperlink r:id="rId1105">
        <w:r w:rsidR="0035605E" w:rsidRPr="00B670C0">
          <w:rPr>
            <w:i/>
            <w:color w:val="000000"/>
            <w:sz w:val="21"/>
            <w:szCs w:val="21"/>
          </w:rPr>
          <w:t>Molecular Ecology</w:t>
        </w:r>
      </w:hyperlink>
      <w:hyperlink r:id="rId1106">
        <w:r w:rsidR="0035605E" w:rsidRPr="00B670C0">
          <w:rPr>
            <w:color w:val="000000"/>
            <w:sz w:val="21"/>
            <w:szCs w:val="21"/>
          </w:rPr>
          <w:t>, 23(9), pp. 2210–2227.</w:t>
        </w:r>
      </w:hyperlink>
    </w:p>
    <w:p w14:paraId="3AA3933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07">
        <w:r w:rsidR="0035605E" w:rsidRPr="00B670C0">
          <w:rPr>
            <w:color w:val="000000"/>
            <w:sz w:val="21"/>
            <w:szCs w:val="21"/>
          </w:rPr>
          <w:t xml:space="preserve">Ng, P.C. and Henikoff, S. (2003) ‘SIFT: Predicting Amino Acid Changes That Affect Protein Function’. </w:t>
        </w:r>
      </w:hyperlink>
      <w:hyperlink r:id="rId1108">
        <w:r w:rsidR="0035605E" w:rsidRPr="00B670C0">
          <w:rPr>
            <w:i/>
            <w:color w:val="000000"/>
            <w:sz w:val="21"/>
            <w:szCs w:val="21"/>
          </w:rPr>
          <w:t>Nucleic Acids Research</w:t>
        </w:r>
      </w:hyperlink>
      <w:hyperlink r:id="rId1109">
        <w:r w:rsidR="0035605E" w:rsidRPr="00B670C0">
          <w:rPr>
            <w:color w:val="000000"/>
            <w:sz w:val="21"/>
            <w:szCs w:val="21"/>
          </w:rPr>
          <w:t>, 31(13), pp. 3812–3814.</w:t>
        </w:r>
      </w:hyperlink>
    </w:p>
    <w:p w14:paraId="3053A00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10">
        <w:r w:rsidR="0035605E" w:rsidRPr="00B670C0">
          <w:rPr>
            <w:color w:val="000000"/>
            <w:sz w:val="21"/>
            <w:szCs w:val="21"/>
          </w:rPr>
          <w:t xml:space="preserve">Notredame, C., Higgins, D.G. and Heringa, J. (2000) ‘T-Coffee: A Novel Method for Fast and Accurate Multiple Sequence Alignment’. </w:t>
        </w:r>
      </w:hyperlink>
      <w:hyperlink r:id="rId1111">
        <w:r w:rsidR="0035605E" w:rsidRPr="00B670C0">
          <w:rPr>
            <w:i/>
            <w:color w:val="000000"/>
            <w:sz w:val="21"/>
            <w:szCs w:val="21"/>
          </w:rPr>
          <w:t>Journal of Molecular Biology</w:t>
        </w:r>
      </w:hyperlink>
      <w:hyperlink r:id="rId1112">
        <w:r w:rsidR="0035605E" w:rsidRPr="00B670C0">
          <w:rPr>
            <w:color w:val="000000"/>
            <w:sz w:val="21"/>
            <w:szCs w:val="21"/>
          </w:rPr>
          <w:t>, 302(1), pp. 205–217.</w:t>
        </w:r>
      </w:hyperlink>
    </w:p>
    <w:p w14:paraId="132E76A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13">
        <w:r w:rsidR="0035605E" w:rsidRPr="00B670C0">
          <w:rPr>
            <w:color w:val="000000"/>
            <w:sz w:val="21"/>
            <w:szCs w:val="21"/>
          </w:rPr>
          <w:t xml:space="preserve">Nurk, S. </w:t>
        </w:r>
      </w:hyperlink>
      <w:hyperlink r:id="rId1114">
        <w:r w:rsidR="0035605E" w:rsidRPr="00B670C0">
          <w:rPr>
            <w:i/>
            <w:color w:val="000000"/>
            <w:sz w:val="21"/>
            <w:szCs w:val="21"/>
          </w:rPr>
          <w:t>et al.</w:t>
        </w:r>
      </w:hyperlink>
      <w:hyperlink r:id="rId1115">
        <w:r w:rsidR="0035605E" w:rsidRPr="00B670C0">
          <w:rPr>
            <w:color w:val="000000"/>
            <w:sz w:val="21"/>
            <w:szCs w:val="21"/>
          </w:rPr>
          <w:t xml:space="preserve"> (2022) ‘The Complete Sequence of a Human Genome’. </w:t>
        </w:r>
      </w:hyperlink>
      <w:hyperlink r:id="rId1116">
        <w:r w:rsidR="0035605E" w:rsidRPr="00B670C0">
          <w:rPr>
            <w:i/>
            <w:color w:val="000000"/>
            <w:sz w:val="21"/>
            <w:szCs w:val="21"/>
          </w:rPr>
          <w:t>Science</w:t>
        </w:r>
      </w:hyperlink>
      <w:hyperlink r:id="rId1117">
        <w:r w:rsidR="0035605E" w:rsidRPr="00B670C0">
          <w:rPr>
            <w:color w:val="000000"/>
            <w:sz w:val="21"/>
            <w:szCs w:val="21"/>
          </w:rPr>
          <w:t>, 376(6588), pp. 44–53.</w:t>
        </w:r>
      </w:hyperlink>
    </w:p>
    <w:p w14:paraId="788B675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18">
        <w:r w:rsidR="0035605E" w:rsidRPr="00B670C0">
          <w:rPr>
            <w:color w:val="000000"/>
            <w:sz w:val="21"/>
            <w:szCs w:val="21"/>
          </w:rPr>
          <w:t xml:space="preserve">O’Brien, S.J. (1994a) ‘A Role for Molecular Genetics in Biological Conservation’. </w:t>
        </w:r>
      </w:hyperlink>
      <w:hyperlink r:id="rId1119">
        <w:r w:rsidR="0035605E" w:rsidRPr="00B670C0">
          <w:rPr>
            <w:i/>
            <w:color w:val="000000"/>
            <w:sz w:val="21"/>
            <w:szCs w:val="21"/>
          </w:rPr>
          <w:t>Proceedings of the National Academy of Sciences of the United States of America</w:t>
        </w:r>
      </w:hyperlink>
      <w:hyperlink r:id="rId1120">
        <w:r w:rsidR="0035605E" w:rsidRPr="00B670C0">
          <w:rPr>
            <w:color w:val="000000"/>
            <w:sz w:val="21"/>
            <w:szCs w:val="21"/>
          </w:rPr>
          <w:t>, 91(13), pp. 5748–5755.</w:t>
        </w:r>
      </w:hyperlink>
    </w:p>
    <w:p w14:paraId="17078F8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21">
        <w:r w:rsidR="0035605E" w:rsidRPr="00B670C0">
          <w:rPr>
            <w:color w:val="000000"/>
            <w:sz w:val="21"/>
            <w:szCs w:val="21"/>
          </w:rPr>
          <w:t xml:space="preserve">O’Brien, S.J. (1994b) ‘Genetic and Phylogenetic Analyses of Endangered Species’. </w:t>
        </w:r>
      </w:hyperlink>
      <w:hyperlink r:id="rId1122">
        <w:r w:rsidR="0035605E" w:rsidRPr="00B670C0">
          <w:rPr>
            <w:i/>
            <w:color w:val="000000"/>
            <w:sz w:val="21"/>
            <w:szCs w:val="21"/>
          </w:rPr>
          <w:t>Annual Review of Genetics</w:t>
        </w:r>
      </w:hyperlink>
      <w:hyperlink r:id="rId1123">
        <w:r w:rsidR="0035605E" w:rsidRPr="00B670C0">
          <w:rPr>
            <w:color w:val="000000"/>
            <w:sz w:val="21"/>
            <w:szCs w:val="21"/>
          </w:rPr>
          <w:t>, 28, pp. 467–489.</w:t>
        </w:r>
      </w:hyperlink>
    </w:p>
    <w:p w14:paraId="181A06B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24">
        <w:r w:rsidR="0035605E" w:rsidRPr="00B670C0">
          <w:rPr>
            <w:color w:val="000000"/>
            <w:sz w:val="21"/>
            <w:szCs w:val="21"/>
          </w:rPr>
          <w:t xml:space="preserve">O’Brien, S.J. </w:t>
        </w:r>
      </w:hyperlink>
      <w:hyperlink r:id="rId1125">
        <w:r w:rsidR="0035605E" w:rsidRPr="00B670C0">
          <w:rPr>
            <w:i/>
            <w:color w:val="000000"/>
            <w:sz w:val="21"/>
            <w:szCs w:val="21"/>
          </w:rPr>
          <w:t>et al.</w:t>
        </w:r>
      </w:hyperlink>
      <w:hyperlink r:id="rId1126">
        <w:r w:rsidR="0035605E" w:rsidRPr="00B670C0">
          <w:rPr>
            <w:color w:val="000000"/>
            <w:sz w:val="21"/>
            <w:szCs w:val="21"/>
          </w:rPr>
          <w:t xml:space="preserve"> (1985) ‘Genetic Basis for Species Vulnerability in the Cheetah’. </w:t>
        </w:r>
      </w:hyperlink>
      <w:hyperlink r:id="rId1127">
        <w:r w:rsidR="0035605E" w:rsidRPr="00B670C0">
          <w:rPr>
            <w:i/>
            <w:color w:val="000000"/>
            <w:sz w:val="21"/>
            <w:szCs w:val="21"/>
          </w:rPr>
          <w:t>Science</w:t>
        </w:r>
      </w:hyperlink>
      <w:hyperlink r:id="rId1128">
        <w:r w:rsidR="0035605E" w:rsidRPr="00B670C0">
          <w:rPr>
            <w:color w:val="000000"/>
            <w:sz w:val="21"/>
            <w:szCs w:val="21"/>
          </w:rPr>
          <w:t>, 227(4693), pp. 1428–1434.</w:t>
        </w:r>
      </w:hyperlink>
    </w:p>
    <w:p w14:paraId="397F3CD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29">
        <w:r w:rsidR="0035605E" w:rsidRPr="00B670C0">
          <w:rPr>
            <w:color w:val="000000"/>
            <w:sz w:val="21"/>
            <w:szCs w:val="21"/>
          </w:rPr>
          <w:t xml:space="preserve">O’Brien, S.J. and Johnson, W.E. (2005) ‘Big Cat Genomics’. </w:t>
        </w:r>
      </w:hyperlink>
      <w:hyperlink r:id="rId1130">
        <w:r w:rsidR="0035605E" w:rsidRPr="00B670C0">
          <w:rPr>
            <w:i/>
            <w:color w:val="000000"/>
            <w:sz w:val="21"/>
            <w:szCs w:val="21"/>
          </w:rPr>
          <w:t>Annual Review of Genomics and Human Genetics</w:t>
        </w:r>
      </w:hyperlink>
      <w:hyperlink r:id="rId1131">
        <w:r w:rsidR="0035605E" w:rsidRPr="00B670C0">
          <w:rPr>
            <w:color w:val="000000"/>
            <w:sz w:val="21"/>
            <w:szCs w:val="21"/>
          </w:rPr>
          <w:t>, 6, pp. 407–429.</w:t>
        </w:r>
      </w:hyperlink>
    </w:p>
    <w:p w14:paraId="614DF911"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32">
        <w:r w:rsidR="0035605E" w:rsidRPr="00B670C0">
          <w:rPr>
            <w:color w:val="000000"/>
            <w:sz w:val="21"/>
            <w:szCs w:val="21"/>
          </w:rPr>
          <w:t xml:space="preserve">Ohta, T. (1992) ‘The Nearly Neutral Theory of Molecular Evolution’. </w:t>
        </w:r>
      </w:hyperlink>
      <w:hyperlink r:id="rId1133">
        <w:r w:rsidR="0035605E" w:rsidRPr="00B670C0">
          <w:rPr>
            <w:i/>
            <w:color w:val="000000"/>
            <w:sz w:val="21"/>
            <w:szCs w:val="21"/>
          </w:rPr>
          <w:t>Annual Review of Ecology and Systematics</w:t>
        </w:r>
      </w:hyperlink>
      <w:hyperlink r:id="rId1134">
        <w:r w:rsidR="0035605E" w:rsidRPr="00B670C0">
          <w:rPr>
            <w:color w:val="000000"/>
            <w:sz w:val="21"/>
            <w:szCs w:val="21"/>
          </w:rPr>
          <w:t>, 23(1), pp. 263–286.</w:t>
        </w:r>
      </w:hyperlink>
    </w:p>
    <w:p w14:paraId="0758EFC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35">
        <w:r w:rsidR="0035605E" w:rsidRPr="00B670C0">
          <w:rPr>
            <w:color w:val="000000"/>
            <w:sz w:val="21"/>
            <w:szCs w:val="21"/>
          </w:rPr>
          <w:t xml:space="preserve">Ostrander, E.A. and Kruglyak, L. (2000) ‘Unleashing the Canine Genome’. </w:t>
        </w:r>
      </w:hyperlink>
      <w:hyperlink r:id="rId1136">
        <w:r w:rsidR="0035605E" w:rsidRPr="00B670C0">
          <w:rPr>
            <w:i/>
            <w:color w:val="000000"/>
            <w:sz w:val="21"/>
            <w:szCs w:val="21"/>
          </w:rPr>
          <w:t>Genome Research</w:t>
        </w:r>
      </w:hyperlink>
      <w:hyperlink r:id="rId1137">
        <w:r w:rsidR="0035605E" w:rsidRPr="00B670C0">
          <w:rPr>
            <w:color w:val="000000"/>
            <w:sz w:val="21"/>
            <w:szCs w:val="21"/>
          </w:rPr>
          <w:t>, 10(9), pp. 1271–1274.</w:t>
        </w:r>
      </w:hyperlink>
    </w:p>
    <w:p w14:paraId="79F3364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38">
        <w:r w:rsidR="0035605E" w:rsidRPr="00B670C0">
          <w:rPr>
            <w:color w:val="000000"/>
            <w:sz w:val="21"/>
            <w:szCs w:val="21"/>
          </w:rPr>
          <w:t xml:space="preserve">Paijmans, J.L.A. </w:t>
        </w:r>
      </w:hyperlink>
      <w:hyperlink r:id="rId1139">
        <w:r w:rsidR="0035605E" w:rsidRPr="00B670C0">
          <w:rPr>
            <w:i/>
            <w:color w:val="000000"/>
            <w:sz w:val="21"/>
            <w:szCs w:val="21"/>
          </w:rPr>
          <w:t>et al.</w:t>
        </w:r>
      </w:hyperlink>
      <w:hyperlink r:id="rId1140">
        <w:r w:rsidR="0035605E" w:rsidRPr="00B670C0">
          <w:rPr>
            <w:color w:val="000000"/>
            <w:sz w:val="21"/>
            <w:szCs w:val="21"/>
          </w:rPr>
          <w:t xml:space="preserve"> (2021) ‘African and Asian Leopards Are Highly Differentiated at the Genomic Level’. </w:t>
        </w:r>
      </w:hyperlink>
      <w:hyperlink r:id="rId1141">
        <w:r w:rsidR="0035605E" w:rsidRPr="00B670C0">
          <w:rPr>
            <w:i/>
            <w:color w:val="000000"/>
            <w:sz w:val="21"/>
            <w:szCs w:val="21"/>
          </w:rPr>
          <w:t>Current Biology: CB</w:t>
        </w:r>
      </w:hyperlink>
      <w:hyperlink r:id="rId1142">
        <w:r w:rsidR="0035605E" w:rsidRPr="00B670C0">
          <w:rPr>
            <w:color w:val="000000"/>
            <w:sz w:val="21"/>
            <w:szCs w:val="21"/>
          </w:rPr>
          <w:t>, 31(9), pp. 1872–1882.e5.</w:t>
        </w:r>
      </w:hyperlink>
    </w:p>
    <w:p w14:paraId="02770ABB"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43">
        <w:r w:rsidR="0035605E" w:rsidRPr="00B670C0">
          <w:rPr>
            <w:color w:val="000000"/>
            <w:sz w:val="21"/>
            <w:szCs w:val="21"/>
          </w:rPr>
          <w:t xml:space="preserve">Palmer, J. (2016) </w:t>
        </w:r>
      </w:hyperlink>
      <w:hyperlink r:id="rId1144">
        <w:r w:rsidR="0035605E" w:rsidRPr="00B670C0">
          <w:rPr>
            <w:i/>
            <w:color w:val="000000"/>
            <w:sz w:val="21"/>
            <w:szCs w:val="21"/>
          </w:rPr>
          <w:t>Funannotate: Eukaryotic Genome Annotation Pipeline</w:t>
        </w:r>
      </w:hyperlink>
      <w:hyperlink r:id="rId1145">
        <w:r w:rsidR="0035605E" w:rsidRPr="00B670C0">
          <w:rPr>
            <w:color w:val="000000"/>
            <w:sz w:val="21"/>
            <w:szCs w:val="21"/>
          </w:rPr>
          <w:t xml:space="preserve">. Github Available at: </w:t>
        </w:r>
      </w:hyperlink>
      <w:hyperlink r:id="rId1146">
        <w:r w:rsidR="0035605E" w:rsidRPr="00B670C0">
          <w:rPr>
            <w:color w:val="000000"/>
            <w:sz w:val="21"/>
            <w:szCs w:val="21"/>
          </w:rPr>
          <w:t>https://github.com/nextgenusfs/funannotate</w:t>
        </w:r>
      </w:hyperlink>
      <w:hyperlink r:id="rId1147">
        <w:r w:rsidR="0035605E" w:rsidRPr="00B670C0">
          <w:rPr>
            <w:color w:val="000000"/>
            <w:sz w:val="21"/>
            <w:szCs w:val="21"/>
          </w:rPr>
          <w:t xml:space="preserve"> (Accessed: 19 April 2022).</w:t>
        </w:r>
      </w:hyperlink>
    </w:p>
    <w:p w14:paraId="2BE36AF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48">
        <w:r w:rsidR="0035605E" w:rsidRPr="00B670C0">
          <w:rPr>
            <w:color w:val="000000"/>
            <w:sz w:val="21"/>
            <w:szCs w:val="21"/>
          </w:rPr>
          <w:t xml:space="preserve">Pečnerová, P. </w:t>
        </w:r>
      </w:hyperlink>
      <w:hyperlink r:id="rId1149">
        <w:r w:rsidR="0035605E" w:rsidRPr="00B670C0">
          <w:rPr>
            <w:i/>
            <w:color w:val="000000"/>
            <w:sz w:val="21"/>
            <w:szCs w:val="21"/>
          </w:rPr>
          <w:t>et al.</w:t>
        </w:r>
      </w:hyperlink>
      <w:hyperlink r:id="rId1150">
        <w:r w:rsidR="0035605E" w:rsidRPr="00B670C0">
          <w:rPr>
            <w:color w:val="000000"/>
            <w:sz w:val="21"/>
            <w:szCs w:val="21"/>
          </w:rPr>
          <w:t xml:space="preserve"> (2021) ‘High Genetic Diversity and Low Differentiation Reflect the Ecological Versatility of the African Leopard’. </w:t>
        </w:r>
      </w:hyperlink>
      <w:hyperlink r:id="rId1151">
        <w:r w:rsidR="0035605E" w:rsidRPr="00B670C0">
          <w:rPr>
            <w:i/>
            <w:color w:val="000000"/>
            <w:sz w:val="21"/>
            <w:szCs w:val="21"/>
          </w:rPr>
          <w:t>Current Biology: CB</w:t>
        </w:r>
      </w:hyperlink>
      <w:hyperlink r:id="rId1152">
        <w:r w:rsidR="0035605E" w:rsidRPr="00B670C0">
          <w:rPr>
            <w:color w:val="000000"/>
            <w:sz w:val="21"/>
            <w:szCs w:val="21"/>
          </w:rPr>
          <w:t>, 31(9), pp. 1862–1871.e5.</w:t>
        </w:r>
      </w:hyperlink>
    </w:p>
    <w:p w14:paraId="4E8C81EB"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53">
        <w:r w:rsidR="0035605E" w:rsidRPr="00B670C0">
          <w:rPr>
            <w:color w:val="000000"/>
            <w:sz w:val="21"/>
            <w:szCs w:val="21"/>
          </w:rPr>
          <w:t xml:space="preserve">Pertea, G. and Pertea, M. (2020) ‘GFF Utilities: GffRead and GffCompare’. </w:t>
        </w:r>
      </w:hyperlink>
      <w:hyperlink r:id="rId1154">
        <w:r w:rsidR="0035605E" w:rsidRPr="00B670C0">
          <w:rPr>
            <w:i/>
            <w:color w:val="000000"/>
            <w:sz w:val="21"/>
            <w:szCs w:val="21"/>
          </w:rPr>
          <w:t>F1000Research</w:t>
        </w:r>
      </w:hyperlink>
      <w:hyperlink r:id="rId1155">
        <w:r w:rsidR="0035605E" w:rsidRPr="00B670C0">
          <w:rPr>
            <w:color w:val="000000"/>
            <w:sz w:val="21"/>
            <w:szCs w:val="21"/>
          </w:rPr>
          <w:t xml:space="preserve">, 9. DOI: </w:t>
        </w:r>
      </w:hyperlink>
      <w:hyperlink r:id="rId1156">
        <w:r w:rsidR="0035605E" w:rsidRPr="00B670C0">
          <w:rPr>
            <w:color w:val="000000"/>
            <w:sz w:val="21"/>
            <w:szCs w:val="21"/>
          </w:rPr>
          <w:t>10.12688/f1000research.23297.2</w:t>
        </w:r>
      </w:hyperlink>
      <w:hyperlink r:id="rId1157">
        <w:r w:rsidR="0035605E" w:rsidRPr="00B670C0">
          <w:rPr>
            <w:color w:val="000000"/>
            <w:sz w:val="21"/>
            <w:szCs w:val="21"/>
          </w:rPr>
          <w:t>.</w:t>
        </w:r>
      </w:hyperlink>
    </w:p>
    <w:p w14:paraId="7F60F79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58">
        <w:r w:rsidR="0035605E" w:rsidRPr="00B670C0">
          <w:rPr>
            <w:color w:val="000000"/>
            <w:sz w:val="21"/>
            <w:szCs w:val="21"/>
          </w:rPr>
          <w:t xml:space="preserve">Pimm, S.L. </w:t>
        </w:r>
      </w:hyperlink>
      <w:hyperlink r:id="rId1159">
        <w:r w:rsidR="0035605E" w:rsidRPr="00B670C0">
          <w:rPr>
            <w:i/>
            <w:color w:val="000000"/>
            <w:sz w:val="21"/>
            <w:szCs w:val="21"/>
          </w:rPr>
          <w:t>et al.</w:t>
        </w:r>
      </w:hyperlink>
      <w:hyperlink r:id="rId1160">
        <w:r w:rsidR="0035605E" w:rsidRPr="00B670C0">
          <w:rPr>
            <w:color w:val="000000"/>
            <w:sz w:val="21"/>
            <w:szCs w:val="21"/>
          </w:rPr>
          <w:t xml:space="preserve"> (2014) ‘The Biodiversity of Species and Their Rates of Extinction, Distribution, and Protection’. </w:t>
        </w:r>
      </w:hyperlink>
      <w:hyperlink r:id="rId1161">
        <w:r w:rsidR="0035605E" w:rsidRPr="00B670C0">
          <w:rPr>
            <w:i/>
            <w:color w:val="000000"/>
            <w:sz w:val="21"/>
            <w:szCs w:val="21"/>
          </w:rPr>
          <w:t>Science</w:t>
        </w:r>
      </w:hyperlink>
      <w:hyperlink r:id="rId1162">
        <w:r w:rsidR="0035605E" w:rsidRPr="00B670C0">
          <w:rPr>
            <w:color w:val="000000"/>
            <w:sz w:val="21"/>
            <w:szCs w:val="21"/>
          </w:rPr>
          <w:t>, 344(6187), p. 1246752.</w:t>
        </w:r>
      </w:hyperlink>
    </w:p>
    <w:p w14:paraId="4606AF2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63">
        <w:r w:rsidR="0035605E" w:rsidRPr="00B670C0">
          <w:rPr>
            <w:color w:val="000000"/>
            <w:sz w:val="21"/>
            <w:szCs w:val="21"/>
          </w:rPr>
          <w:t xml:space="preserve">Pinoli, P. </w:t>
        </w:r>
      </w:hyperlink>
      <w:hyperlink r:id="rId1164">
        <w:r w:rsidR="0035605E" w:rsidRPr="00B670C0">
          <w:rPr>
            <w:i/>
            <w:color w:val="000000"/>
            <w:sz w:val="21"/>
            <w:szCs w:val="21"/>
          </w:rPr>
          <w:t>et al.</w:t>
        </w:r>
      </w:hyperlink>
      <w:hyperlink r:id="rId1165">
        <w:r w:rsidR="0035605E" w:rsidRPr="00B670C0">
          <w:rPr>
            <w:color w:val="000000"/>
            <w:sz w:val="21"/>
            <w:szCs w:val="21"/>
          </w:rPr>
          <w:t xml:space="preserve"> (2019) ‘Deleterious Impact of Mutational Processes on Transcription Factor Binding Sites in Human Cancer’. In </w:t>
        </w:r>
      </w:hyperlink>
      <w:hyperlink r:id="rId1166">
        <w:r w:rsidR="0035605E" w:rsidRPr="00B670C0">
          <w:rPr>
            <w:i/>
            <w:color w:val="000000"/>
            <w:sz w:val="21"/>
            <w:szCs w:val="21"/>
          </w:rPr>
          <w:t>2019 IEEE 19th International Conference on Bioinformatics and Bioengineering (BIBE)</w:t>
        </w:r>
      </w:hyperlink>
      <w:hyperlink r:id="rId1167">
        <w:r w:rsidR="0035605E" w:rsidRPr="00B670C0">
          <w:rPr>
            <w:color w:val="000000"/>
            <w:sz w:val="21"/>
            <w:szCs w:val="21"/>
          </w:rPr>
          <w:t>. pp. 188–193.</w:t>
        </w:r>
      </w:hyperlink>
    </w:p>
    <w:p w14:paraId="097927A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68">
        <w:r w:rsidR="0035605E" w:rsidRPr="00B670C0">
          <w:rPr>
            <w:color w:val="000000"/>
            <w:sz w:val="21"/>
            <w:szCs w:val="21"/>
          </w:rPr>
          <w:t xml:space="preserve">Piras, P. </w:t>
        </w:r>
      </w:hyperlink>
      <w:hyperlink r:id="rId1169">
        <w:r w:rsidR="0035605E" w:rsidRPr="00B670C0">
          <w:rPr>
            <w:i/>
            <w:color w:val="000000"/>
            <w:sz w:val="21"/>
            <w:szCs w:val="21"/>
          </w:rPr>
          <w:t>et al.</w:t>
        </w:r>
      </w:hyperlink>
      <w:hyperlink r:id="rId1170">
        <w:r w:rsidR="0035605E" w:rsidRPr="00B670C0">
          <w:rPr>
            <w:color w:val="000000"/>
            <w:sz w:val="21"/>
            <w:szCs w:val="21"/>
          </w:rPr>
          <w:t xml:space="preserve"> (2018) ‘Evolution of the Sabertooth Mandible: A Deadly Ecomorphological Specialization’. </w:t>
        </w:r>
      </w:hyperlink>
      <w:hyperlink r:id="rId1171">
        <w:r w:rsidR="0035605E" w:rsidRPr="00B670C0">
          <w:rPr>
            <w:i/>
            <w:color w:val="000000"/>
            <w:sz w:val="21"/>
            <w:szCs w:val="21"/>
          </w:rPr>
          <w:t>Palaeogeography, Palaeoclimatology, Palaeoecology</w:t>
        </w:r>
      </w:hyperlink>
      <w:hyperlink r:id="rId1172">
        <w:r w:rsidR="0035605E" w:rsidRPr="00B670C0">
          <w:rPr>
            <w:color w:val="000000"/>
            <w:sz w:val="21"/>
            <w:szCs w:val="21"/>
          </w:rPr>
          <w:t>, 496, pp. 166–174.</w:t>
        </w:r>
      </w:hyperlink>
    </w:p>
    <w:p w14:paraId="07F41BE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73">
        <w:r w:rsidR="0035605E" w:rsidRPr="00B670C0">
          <w:rPr>
            <w:color w:val="000000"/>
            <w:sz w:val="21"/>
            <w:szCs w:val="21"/>
          </w:rPr>
          <w:t xml:space="preserve">Pollard, K.S. </w:t>
        </w:r>
      </w:hyperlink>
      <w:hyperlink r:id="rId1174">
        <w:r w:rsidR="0035605E" w:rsidRPr="00B670C0">
          <w:rPr>
            <w:i/>
            <w:color w:val="000000"/>
            <w:sz w:val="21"/>
            <w:szCs w:val="21"/>
          </w:rPr>
          <w:t>et al.</w:t>
        </w:r>
      </w:hyperlink>
      <w:hyperlink r:id="rId1175">
        <w:r w:rsidR="0035605E" w:rsidRPr="00B670C0">
          <w:rPr>
            <w:color w:val="000000"/>
            <w:sz w:val="21"/>
            <w:szCs w:val="21"/>
          </w:rPr>
          <w:t xml:space="preserve"> (2010) ‘Detection of Nonneutral Substitution Rates on Mammalian Phylogenies’. </w:t>
        </w:r>
      </w:hyperlink>
      <w:hyperlink r:id="rId1176">
        <w:r w:rsidR="0035605E" w:rsidRPr="00B670C0">
          <w:rPr>
            <w:i/>
            <w:color w:val="000000"/>
            <w:sz w:val="21"/>
            <w:szCs w:val="21"/>
          </w:rPr>
          <w:t>Genome Research</w:t>
        </w:r>
      </w:hyperlink>
      <w:hyperlink r:id="rId1177">
        <w:r w:rsidR="0035605E" w:rsidRPr="00B670C0">
          <w:rPr>
            <w:color w:val="000000"/>
            <w:sz w:val="21"/>
            <w:szCs w:val="21"/>
          </w:rPr>
          <w:t>, 20(1), pp. 110–121.</w:t>
        </w:r>
      </w:hyperlink>
    </w:p>
    <w:p w14:paraId="3ADE15CD"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78">
        <w:r w:rsidR="0035605E" w:rsidRPr="00B670C0">
          <w:rPr>
            <w:color w:val="000000"/>
            <w:sz w:val="21"/>
            <w:szCs w:val="21"/>
          </w:rPr>
          <w:t xml:space="preserve">Quang, D., Chen, Y. and Xie, X. (2015) ‘DANN: A Deep Learning Approach for Annotating the Pathogenicity of Genetic Variants’. </w:t>
        </w:r>
      </w:hyperlink>
      <w:hyperlink r:id="rId1179">
        <w:r w:rsidR="0035605E" w:rsidRPr="00B670C0">
          <w:rPr>
            <w:i/>
            <w:color w:val="000000"/>
            <w:sz w:val="21"/>
            <w:szCs w:val="21"/>
          </w:rPr>
          <w:t xml:space="preserve">Bioinformatics </w:t>
        </w:r>
      </w:hyperlink>
      <w:hyperlink r:id="rId1180">
        <w:r w:rsidR="0035605E" w:rsidRPr="00B670C0">
          <w:rPr>
            <w:color w:val="000000"/>
            <w:sz w:val="21"/>
            <w:szCs w:val="21"/>
          </w:rPr>
          <w:t>, 31(5), pp. 761–763.</w:t>
        </w:r>
      </w:hyperlink>
    </w:p>
    <w:p w14:paraId="74F7208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81">
        <w:r w:rsidR="0035605E" w:rsidRPr="00B670C0">
          <w:rPr>
            <w:color w:val="000000"/>
            <w:sz w:val="21"/>
            <w:szCs w:val="21"/>
          </w:rPr>
          <w:t xml:space="preserve">Quinodoz, M. </w:t>
        </w:r>
      </w:hyperlink>
      <w:hyperlink r:id="rId1182">
        <w:r w:rsidR="0035605E" w:rsidRPr="00B670C0">
          <w:rPr>
            <w:i/>
            <w:color w:val="000000"/>
            <w:sz w:val="21"/>
            <w:szCs w:val="21"/>
          </w:rPr>
          <w:t>et al.</w:t>
        </w:r>
      </w:hyperlink>
      <w:hyperlink r:id="rId1183">
        <w:r w:rsidR="0035605E" w:rsidRPr="00B670C0">
          <w:rPr>
            <w:color w:val="000000"/>
            <w:sz w:val="21"/>
            <w:szCs w:val="21"/>
          </w:rPr>
          <w:t xml:space="preserve"> (2022) ‘Analysis of Missense Variants in the Human Genome Reveals Widespread Gene-Specific Clustering and Improves Prediction of Pathogenicity’. </w:t>
        </w:r>
      </w:hyperlink>
      <w:hyperlink r:id="rId1184">
        <w:r w:rsidR="0035605E" w:rsidRPr="00B670C0">
          <w:rPr>
            <w:i/>
            <w:color w:val="000000"/>
            <w:sz w:val="21"/>
            <w:szCs w:val="21"/>
          </w:rPr>
          <w:t>American Journal of Human Genetics</w:t>
        </w:r>
      </w:hyperlink>
      <w:hyperlink r:id="rId1185">
        <w:r w:rsidR="0035605E" w:rsidRPr="00B670C0">
          <w:rPr>
            <w:color w:val="000000"/>
            <w:sz w:val="21"/>
            <w:szCs w:val="21"/>
          </w:rPr>
          <w:t xml:space="preserve">, 0(0). DOI: </w:t>
        </w:r>
      </w:hyperlink>
      <w:hyperlink r:id="rId1186">
        <w:r w:rsidR="0035605E" w:rsidRPr="00B670C0">
          <w:rPr>
            <w:color w:val="000000"/>
            <w:sz w:val="21"/>
            <w:szCs w:val="21"/>
          </w:rPr>
          <w:t>10.1016/j.ajhg.2022.01.006</w:t>
        </w:r>
      </w:hyperlink>
      <w:hyperlink r:id="rId1187">
        <w:r w:rsidR="0035605E" w:rsidRPr="00B670C0">
          <w:rPr>
            <w:color w:val="000000"/>
            <w:sz w:val="21"/>
            <w:szCs w:val="21"/>
          </w:rPr>
          <w:t>.</w:t>
        </w:r>
      </w:hyperlink>
    </w:p>
    <w:p w14:paraId="47A6D632"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88">
        <w:r w:rsidR="0035605E" w:rsidRPr="00B670C0">
          <w:rPr>
            <w:color w:val="000000"/>
            <w:sz w:val="21"/>
            <w:szCs w:val="21"/>
          </w:rPr>
          <w:t xml:space="preserve">Raes, J. and Van de Peer, Y. (2005) ‘Functional Divergence of Proteins through Frameshift Mutations’. </w:t>
        </w:r>
      </w:hyperlink>
      <w:hyperlink r:id="rId1189">
        <w:r w:rsidR="0035605E" w:rsidRPr="00B670C0">
          <w:rPr>
            <w:i/>
            <w:color w:val="000000"/>
            <w:sz w:val="21"/>
            <w:szCs w:val="21"/>
          </w:rPr>
          <w:t>Trends in Genetics: TIG</w:t>
        </w:r>
      </w:hyperlink>
      <w:hyperlink r:id="rId1190">
        <w:r w:rsidR="0035605E" w:rsidRPr="00B670C0">
          <w:rPr>
            <w:color w:val="000000"/>
            <w:sz w:val="21"/>
            <w:szCs w:val="21"/>
          </w:rPr>
          <w:t>, 21(8), pp. 428–431.</w:t>
        </w:r>
      </w:hyperlink>
    </w:p>
    <w:p w14:paraId="6674143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91">
        <w:r w:rsidR="0035605E" w:rsidRPr="00B670C0">
          <w:rPr>
            <w:color w:val="000000"/>
            <w:sz w:val="21"/>
            <w:szCs w:val="21"/>
          </w:rPr>
          <w:t xml:space="preserve">Rands, C.M. </w:t>
        </w:r>
      </w:hyperlink>
      <w:hyperlink r:id="rId1192">
        <w:r w:rsidR="0035605E" w:rsidRPr="00B670C0">
          <w:rPr>
            <w:i/>
            <w:color w:val="000000"/>
            <w:sz w:val="21"/>
            <w:szCs w:val="21"/>
          </w:rPr>
          <w:t>et al.</w:t>
        </w:r>
      </w:hyperlink>
      <w:hyperlink r:id="rId1193">
        <w:r w:rsidR="0035605E" w:rsidRPr="00B670C0">
          <w:rPr>
            <w:color w:val="000000"/>
            <w:sz w:val="21"/>
            <w:szCs w:val="21"/>
          </w:rPr>
          <w:t xml:space="preserve"> (2014) ‘8.2% of the Human Genome Is Constrained: Variation in Rates of Turnover across Functional Element Classes in the Human Lineage’. </w:t>
        </w:r>
      </w:hyperlink>
      <w:hyperlink r:id="rId1194">
        <w:r w:rsidR="0035605E" w:rsidRPr="00B670C0">
          <w:rPr>
            <w:i/>
            <w:color w:val="000000"/>
            <w:sz w:val="21"/>
            <w:szCs w:val="21"/>
          </w:rPr>
          <w:t>PLoS Genetics</w:t>
        </w:r>
      </w:hyperlink>
      <w:hyperlink r:id="rId1195">
        <w:r w:rsidR="0035605E" w:rsidRPr="00B670C0">
          <w:rPr>
            <w:color w:val="000000"/>
            <w:sz w:val="21"/>
            <w:szCs w:val="21"/>
          </w:rPr>
          <w:t>, 10(7), p. e1004525.</w:t>
        </w:r>
      </w:hyperlink>
    </w:p>
    <w:p w14:paraId="0E37F92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96">
        <w:r w:rsidR="0035605E" w:rsidRPr="00B670C0">
          <w:rPr>
            <w:color w:val="000000"/>
            <w:sz w:val="21"/>
            <w:szCs w:val="21"/>
          </w:rPr>
          <w:t xml:space="preserve">Rhoads, A. and Au, K.F. (2015) ‘PacBio Sequencing and Its Applications’. </w:t>
        </w:r>
      </w:hyperlink>
      <w:hyperlink r:id="rId1197">
        <w:r w:rsidR="0035605E" w:rsidRPr="00B670C0">
          <w:rPr>
            <w:i/>
            <w:color w:val="000000"/>
            <w:sz w:val="21"/>
            <w:szCs w:val="21"/>
          </w:rPr>
          <w:t>Genomics, Proteomics &amp; Bioinformatics</w:t>
        </w:r>
      </w:hyperlink>
      <w:hyperlink r:id="rId1198">
        <w:r w:rsidR="0035605E" w:rsidRPr="00B670C0">
          <w:rPr>
            <w:color w:val="000000"/>
            <w:sz w:val="21"/>
            <w:szCs w:val="21"/>
          </w:rPr>
          <w:t>, 13(5), pp. 278–289.</w:t>
        </w:r>
      </w:hyperlink>
    </w:p>
    <w:p w14:paraId="145DA349"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199">
        <w:r w:rsidR="0035605E" w:rsidRPr="00B670C0">
          <w:rPr>
            <w:color w:val="000000"/>
            <w:sz w:val="21"/>
            <w:szCs w:val="21"/>
          </w:rPr>
          <w:t xml:space="preserve">Ricaño-Ponce, I. and Wijmenga, C. (2013) ‘Mapping of Immune-Mediated Disease Genes’. </w:t>
        </w:r>
      </w:hyperlink>
      <w:hyperlink r:id="rId1200">
        <w:r w:rsidR="0035605E" w:rsidRPr="00B670C0">
          <w:rPr>
            <w:i/>
            <w:color w:val="000000"/>
            <w:sz w:val="21"/>
            <w:szCs w:val="21"/>
          </w:rPr>
          <w:t>Annual Review of Genomics and Human Genetics</w:t>
        </w:r>
      </w:hyperlink>
      <w:hyperlink r:id="rId1201">
        <w:r w:rsidR="0035605E" w:rsidRPr="00B670C0">
          <w:rPr>
            <w:color w:val="000000"/>
            <w:sz w:val="21"/>
            <w:szCs w:val="21"/>
          </w:rPr>
          <w:t>, 14, pp. 325–353.</w:t>
        </w:r>
      </w:hyperlink>
    </w:p>
    <w:p w14:paraId="674DECC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02">
        <w:r w:rsidR="0035605E" w:rsidRPr="00B670C0">
          <w:rPr>
            <w:color w:val="000000"/>
            <w:sz w:val="21"/>
            <w:szCs w:val="21"/>
          </w:rPr>
          <w:t xml:space="preserve">Roelke, M.E., Martenson, J.S. and O’Brien, S.J. (1993) ‘The Consequences of Demographic Reduction and Genetic Depletion in the Endangered Florida Panther’. </w:t>
        </w:r>
      </w:hyperlink>
      <w:hyperlink r:id="rId1203">
        <w:r w:rsidR="0035605E" w:rsidRPr="00B670C0">
          <w:rPr>
            <w:i/>
            <w:color w:val="000000"/>
            <w:sz w:val="21"/>
            <w:szCs w:val="21"/>
          </w:rPr>
          <w:t>Current Biology: CB</w:t>
        </w:r>
      </w:hyperlink>
      <w:hyperlink r:id="rId1204">
        <w:r w:rsidR="0035605E" w:rsidRPr="00B670C0">
          <w:rPr>
            <w:color w:val="000000"/>
            <w:sz w:val="21"/>
            <w:szCs w:val="21"/>
          </w:rPr>
          <w:t>, 3(6), pp. 340–350.</w:t>
        </w:r>
      </w:hyperlink>
    </w:p>
    <w:p w14:paraId="33807BA9"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05">
        <w:r w:rsidR="0035605E" w:rsidRPr="00B670C0">
          <w:rPr>
            <w:color w:val="000000"/>
            <w:sz w:val="21"/>
            <w:szCs w:val="21"/>
          </w:rPr>
          <w:t xml:space="preserve">Roques, S. </w:t>
        </w:r>
      </w:hyperlink>
      <w:hyperlink r:id="rId1206">
        <w:r w:rsidR="0035605E" w:rsidRPr="00B670C0">
          <w:rPr>
            <w:i/>
            <w:color w:val="000000"/>
            <w:sz w:val="21"/>
            <w:szCs w:val="21"/>
          </w:rPr>
          <w:t>et al.</w:t>
        </w:r>
      </w:hyperlink>
      <w:hyperlink r:id="rId1207">
        <w:r w:rsidR="0035605E" w:rsidRPr="00B670C0">
          <w:rPr>
            <w:color w:val="000000"/>
            <w:sz w:val="21"/>
            <w:szCs w:val="21"/>
          </w:rPr>
          <w:t xml:space="preserve"> (2016) ‘Effects of Habitat Deterioration on the Population Genetics and Conservation of the Jaguar’. </w:t>
        </w:r>
      </w:hyperlink>
      <w:hyperlink r:id="rId1208">
        <w:r w:rsidR="0035605E" w:rsidRPr="00B670C0">
          <w:rPr>
            <w:i/>
            <w:color w:val="000000"/>
            <w:sz w:val="21"/>
            <w:szCs w:val="21"/>
          </w:rPr>
          <w:t xml:space="preserve">Conservation Genetics </w:t>
        </w:r>
      </w:hyperlink>
      <w:hyperlink r:id="rId1209">
        <w:r w:rsidR="0035605E" w:rsidRPr="00B670C0">
          <w:rPr>
            <w:color w:val="000000"/>
            <w:sz w:val="21"/>
            <w:szCs w:val="21"/>
          </w:rPr>
          <w:t>, 17(1), pp. 125–139.</w:t>
        </w:r>
      </w:hyperlink>
    </w:p>
    <w:p w14:paraId="6314CA2D"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10">
        <w:r w:rsidR="0035605E" w:rsidRPr="00B670C0">
          <w:rPr>
            <w:color w:val="000000"/>
            <w:sz w:val="21"/>
            <w:szCs w:val="21"/>
          </w:rPr>
          <w:t xml:space="preserve">Russello, M.A. </w:t>
        </w:r>
      </w:hyperlink>
      <w:hyperlink r:id="rId1211">
        <w:r w:rsidR="0035605E" w:rsidRPr="00B670C0">
          <w:rPr>
            <w:i/>
            <w:color w:val="000000"/>
            <w:sz w:val="21"/>
            <w:szCs w:val="21"/>
          </w:rPr>
          <w:t>et al.</w:t>
        </w:r>
      </w:hyperlink>
      <w:hyperlink r:id="rId1212">
        <w:r w:rsidR="0035605E" w:rsidRPr="00B670C0">
          <w:rPr>
            <w:color w:val="000000"/>
            <w:sz w:val="21"/>
            <w:szCs w:val="21"/>
          </w:rPr>
          <w:t xml:space="preserve"> (2004) ‘Potential Genetic Consequences of a Recent Bottleneck in the Amur Tiger of’. </w:t>
        </w:r>
      </w:hyperlink>
      <w:hyperlink r:id="rId1213">
        <w:r w:rsidR="0035605E" w:rsidRPr="00B670C0">
          <w:rPr>
            <w:i/>
            <w:color w:val="000000"/>
            <w:sz w:val="21"/>
            <w:szCs w:val="21"/>
          </w:rPr>
          <w:t xml:space="preserve">Conservation Genetics </w:t>
        </w:r>
      </w:hyperlink>
      <w:hyperlink r:id="rId1214">
        <w:r w:rsidR="0035605E" w:rsidRPr="00B670C0">
          <w:rPr>
            <w:color w:val="000000"/>
            <w:sz w:val="21"/>
            <w:szCs w:val="21"/>
          </w:rPr>
          <w:t>, 5(5), pp. 707–713.</w:t>
        </w:r>
      </w:hyperlink>
    </w:p>
    <w:p w14:paraId="2F9CFAA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15">
        <w:r w:rsidR="0035605E" w:rsidRPr="00B670C0">
          <w:rPr>
            <w:color w:val="000000"/>
            <w:sz w:val="21"/>
            <w:szCs w:val="21"/>
          </w:rPr>
          <w:t xml:space="preserve">Salzberg, S.L. (2019) ‘Next-Generation Genome Annotation: We Still Struggle to Get It Right’. </w:t>
        </w:r>
      </w:hyperlink>
      <w:hyperlink r:id="rId1216">
        <w:r w:rsidR="0035605E" w:rsidRPr="00B670C0">
          <w:rPr>
            <w:i/>
            <w:color w:val="000000"/>
            <w:sz w:val="21"/>
            <w:szCs w:val="21"/>
          </w:rPr>
          <w:t>Genome Biology</w:t>
        </w:r>
      </w:hyperlink>
      <w:hyperlink r:id="rId1217">
        <w:r w:rsidR="0035605E" w:rsidRPr="00B670C0">
          <w:rPr>
            <w:color w:val="000000"/>
            <w:sz w:val="21"/>
            <w:szCs w:val="21"/>
          </w:rPr>
          <w:t>, 20(1), p. 92.</w:t>
        </w:r>
      </w:hyperlink>
    </w:p>
    <w:p w14:paraId="3448145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18">
        <w:r w:rsidR="0035605E" w:rsidRPr="00B670C0">
          <w:rPr>
            <w:color w:val="000000"/>
            <w:sz w:val="21"/>
            <w:szCs w:val="21"/>
          </w:rPr>
          <w:t xml:space="preserve">Samaha, G. </w:t>
        </w:r>
      </w:hyperlink>
      <w:hyperlink r:id="rId1219">
        <w:r w:rsidR="0035605E" w:rsidRPr="00B670C0">
          <w:rPr>
            <w:i/>
            <w:color w:val="000000"/>
            <w:sz w:val="21"/>
            <w:szCs w:val="21"/>
          </w:rPr>
          <w:t>et al.</w:t>
        </w:r>
      </w:hyperlink>
      <w:hyperlink r:id="rId1220">
        <w:r w:rsidR="0035605E" w:rsidRPr="00B670C0">
          <w:rPr>
            <w:color w:val="000000"/>
            <w:sz w:val="21"/>
            <w:szCs w:val="21"/>
          </w:rPr>
          <w:t xml:space="preserve"> (2021) ‘Exploiting Genomic Synteny in Felidae: Cross-Species Genome Alignments and SNV Discovery Can Aid Conservation Management’. </w:t>
        </w:r>
      </w:hyperlink>
      <w:hyperlink r:id="rId1221">
        <w:r w:rsidR="0035605E" w:rsidRPr="00B670C0">
          <w:rPr>
            <w:i/>
            <w:color w:val="000000"/>
            <w:sz w:val="21"/>
            <w:szCs w:val="21"/>
          </w:rPr>
          <w:t>BMC Genomics</w:t>
        </w:r>
      </w:hyperlink>
      <w:hyperlink r:id="rId1222">
        <w:r w:rsidR="0035605E" w:rsidRPr="00B670C0">
          <w:rPr>
            <w:color w:val="000000"/>
            <w:sz w:val="21"/>
            <w:szCs w:val="21"/>
          </w:rPr>
          <w:t>, 22(1), p. 601.</w:t>
        </w:r>
      </w:hyperlink>
    </w:p>
    <w:p w14:paraId="4C40E7E8"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23">
        <w:r w:rsidR="0035605E" w:rsidRPr="00B670C0">
          <w:rPr>
            <w:color w:val="000000"/>
            <w:sz w:val="21"/>
            <w:szCs w:val="21"/>
          </w:rPr>
          <w:t xml:space="preserve">Samaha, G.A. (2021) </w:t>
        </w:r>
      </w:hyperlink>
      <w:hyperlink r:id="rId1224">
        <w:r w:rsidR="0035605E" w:rsidRPr="00B670C0">
          <w:rPr>
            <w:i/>
            <w:color w:val="000000"/>
            <w:sz w:val="21"/>
            <w:szCs w:val="21"/>
          </w:rPr>
          <w:t>Advances in Felid Genetics and Genomics</w:t>
        </w:r>
      </w:hyperlink>
      <w:hyperlink r:id="rId1225">
        <w:r w:rsidR="0035605E" w:rsidRPr="00B670C0">
          <w:rPr>
            <w:color w:val="000000"/>
            <w:sz w:val="21"/>
            <w:szCs w:val="21"/>
          </w:rPr>
          <w:t xml:space="preserve">. [Doctor of Philosophy Thesis]. The University of Sydney. Available at: </w:t>
        </w:r>
      </w:hyperlink>
      <w:hyperlink r:id="rId1226">
        <w:r w:rsidR="0035605E" w:rsidRPr="00B670C0">
          <w:rPr>
            <w:color w:val="000000"/>
            <w:sz w:val="21"/>
            <w:szCs w:val="21"/>
          </w:rPr>
          <w:t>https://ses.library.usyd.edu.au/handle/2123/25725</w:t>
        </w:r>
      </w:hyperlink>
      <w:hyperlink r:id="rId1227">
        <w:r w:rsidR="0035605E" w:rsidRPr="00B670C0">
          <w:rPr>
            <w:color w:val="000000"/>
            <w:sz w:val="21"/>
            <w:szCs w:val="21"/>
          </w:rPr>
          <w:t xml:space="preserve"> (Accessed: 26 January 2022).</w:t>
        </w:r>
      </w:hyperlink>
    </w:p>
    <w:p w14:paraId="710D7FC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28">
        <w:r w:rsidR="0035605E" w:rsidRPr="00B670C0">
          <w:rPr>
            <w:color w:val="000000"/>
            <w:sz w:val="21"/>
            <w:szCs w:val="21"/>
          </w:rPr>
          <w:t xml:space="preserve">Sandler, R.L., Moses, L. and Wisely, S.M. (2021) ‘An Ethical Analysis of Cloning for Genetic Rescue: Case Study of the Black-Footed Ferret’. </w:t>
        </w:r>
      </w:hyperlink>
      <w:hyperlink r:id="rId1229">
        <w:r w:rsidR="0035605E" w:rsidRPr="00B670C0">
          <w:rPr>
            <w:i/>
            <w:color w:val="000000"/>
            <w:sz w:val="21"/>
            <w:szCs w:val="21"/>
          </w:rPr>
          <w:t>Biological Conservation</w:t>
        </w:r>
      </w:hyperlink>
      <w:hyperlink r:id="rId1230">
        <w:r w:rsidR="0035605E" w:rsidRPr="00B670C0">
          <w:rPr>
            <w:color w:val="000000"/>
            <w:sz w:val="21"/>
            <w:szCs w:val="21"/>
          </w:rPr>
          <w:t>, 257, p. 109118.</w:t>
        </w:r>
      </w:hyperlink>
    </w:p>
    <w:p w14:paraId="2DEAEC1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31">
        <w:r w:rsidR="0035605E" w:rsidRPr="00B670C0">
          <w:rPr>
            <w:color w:val="000000"/>
            <w:sz w:val="21"/>
            <w:szCs w:val="21"/>
          </w:rPr>
          <w:t xml:space="preserve">Santymire, R.M. </w:t>
        </w:r>
      </w:hyperlink>
      <w:hyperlink r:id="rId1232">
        <w:r w:rsidR="0035605E" w:rsidRPr="00B670C0">
          <w:rPr>
            <w:i/>
            <w:color w:val="000000"/>
            <w:sz w:val="21"/>
            <w:szCs w:val="21"/>
          </w:rPr>
          <w:t>et al.</w:t>
        </w:r>
      </w:hyperlink>
      <w:hyperlink r:id="rId1233">
        <w:r w:rsidR="0035605E" w:rsidRPr="00B670C0">
          <w:rPr>
            <w:color w:val="000000"/>
            <w:sz w:val="21"/>
            <w:szCs w:val="21"/>
          </w:rPr>
          <w:t xml:space="preserve"> (2006) ‘Sperm Viability in the Black-Footed Ferret (Mustela Nigripes) Is Influenced by Seminal and Medium Osmolality’. </w:t>
        </w:r>
      </w:hyperlink>
      <w:hyperlink r:id="rId1234">
        <w:r w:rsidR="0035605E" w:rsidRPr="00B670C0">
          <w:rPr>
            <w:i/>
            <w:color w:val="000000"/>
            <w:sz w:val="21"/>
            <w:szCs w:val="21"/>
          </w:rPr>
          <w:t>Cryobiology</w:t>
        </w:r>
      </w:hyperlink>
      <w:hyperlink r:id="rId1235">
        <w:r w:rsidR="0035605E" w:rsidRPr="00B670C0">
          <w:rPr>
            <w:color w:val="000000"/>
            <w:sz w:val="21"/>
            <w:szCs w:val="21"/>
          </w:rPr>
          <w:t>, 53(1), pp. 37–50.</w:t>
        </w:r>
      </w:hyperlink>
    </w:p>
    <w:p w14:paraId="287064F5"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36">
        <w:r w:rsidR="0035605E" w:rsidRPr="00B670C0">
          <w:rPr>
            <w:color w:val="000000"/>
            <w:sz w:val="21"/>
            <w:szCs w:val="21"/>
          </w:rPr>
          <w:t xml:space="preserve">Santymire, R.M. </w:t>
        </w:r>
      </w:hyperlink>
      <w:hyperlink r:id="rId1237">
        <w:r w:rsidR="0035605E" w:rsidRPr="00B670C0">
          <w:rPr>
            <w:i/>
            <w:color w:val="000000"/>
            <w:sz w:val="21"/>
            <w:szCs w:val="21"/>
          </w:rPr>
          <w:t>et al.</w:t>
        </w:r>
      </w:hyperlink>
      <w:hyperlink r:id="rId1238">
        <w:r w:rsidR="0035605E" w:rsidRPr="00B670C0">
          <w:rPr>
            <w:color w:val="000000"/>
            <w:sz w:val="21"/>
            <w:szCs w:val="21"/>
          </w:rPr>
          <w:t xml:space="preserve"> (2014) ‘The Black-Footed Ferret: On the Brink of Recovery?’ In Holt, W.V.Brown, J.L.and Comizzoli, P. (eds.) </w:t>
        </w:r>
      </w:hyperlink>
      <w:hyperlink r:id="rId1239">
        <w:r w:rsidR="0035605E" w:rsidRPr="00B670C0">
          <w:rPr>
            <w:i/>
            <w:color w:val="000000"/>
            <w:sz w:val="21"/>
            <w:szCs w:val="21"/>
          </w:rPr>
          <w:t>Reproductive Sciences in Animal Conservation: Progress and Prospects</w:t>
        </w:r>
      </w:hyperlink>
      <w:hyperlink r:id="rId1240">
        <w:r w:rsidR="0035605E" w:rsidRPr="00B670C0">
          <w:rPr>
            <w:color w:val="000000"/>
            <w:sz w:val="21"/>
            <w:szCs w:val="21"/>
          </w:rPr>
          <w:t>. New York, NY: Springer New York, pp. 119–134.</w:t>
        </w:r>
      </w:hyperlink>
    </w:p>
    <w:p w14:paraId="7ADDD7B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41">
        <w:r w:rsidR="0035605E" w:rsidRPr="00B670C0">
          <w:rPr>
            <w:color w:val="000000"/>
            <w:sz w:val="21"/>
            <w:szCs w:val="21"/>
          </w:rPr>
          <w:t xml:space="preserve">Saremi, N.F. </w:t>
        </w:r>
      </w:hyperlink>
      <w:hyperlink r:id="rId1242">
        <w:r w:rsidR="0035605E" w:rsidRPr="00B670C0">
          <w:rPr>
            <w:i/>
            <w:color w:val="000000"/>
            <w:sz w:val="21"/>
            <w:szCs w:val="21"/>
          </w:rPr>
          <w:t>et al.</w:t>
        </w:r>
      </w:hyperlink>
      <w:hyperlink r:id="rId1243">
        <w:r w:rsidR="0035605E" w:rsidRPr="00B670C0">
          <w:rPr>
            <w:color w:val="000000"/>
            <w:sz w:val="21"/>
            <w:szCs w:val="21"/>
          </w:rPr>
          <w:t xml:space="preserve"> (2019) ‘Puma Genomes from North and South America Provide Insights into the Genomic Consequences of Inbreeding’. </w:t>
        </w:r>
      </w:hyperlink>
      <w:hyperlink r:id="rId1244">
        <w:r w:rsidR="0035605E" w:rsidRPr="00B670C0">
          <w:rPr>
            <w:i/>
            <w:color w:val="000000"/>
            <w:sz w:val="21"/>
            <w:szCs w:val="21"/>
          </w:rPr>
          <w:t>Nature Communications</w:t>
        </w:r>
      </w:hyperlink>
      <w:hyperlink r:id="rId1245">
        <w:r w:rsidR="0035605E" w:rsidRPr="00B670C0">
          <w:rPr>
            <w:color w:val="000000"/>
            <w:sz w:val="21"/>
            <w:szCs w:val="21"/>
          </w:rPr>
          <w:t>, 10(1), p. 4769.</w:t>
        </w:r>
      </w:hyperlink>
    </w:p>
    <w:p w14:paraId="2BA9FAC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46">
        <w:r w:rsidR="0035605E" w:rsidRPr="00B670C0">
          <w:rPr>
            <w:color w:val="000000"/>
            <w:sz w:val="21"/>
            <w:szCs w:val="21"/>
          </w:rPr>
          <w:t xml:space="preserve">Savas, S., Tuzmen, S. and Ozcelik, H. (2006) ‘Human SNPs Resulting in Premature Stop Codons and Protein Truncation’. </w:t>
        </w:r>
      </w:hyperlink>
      <w:hyperlink r:id="rId1247">
        <w:r w:rsidR="0035605E" w:rsidRPr="00B670C0">
          <w:rPr>
            <w:i/>
            <w:color w:val="000000"/>
            <w:sz w:val="21"/>
            <w:szCs w:val="21"/>
          </w:rPr>
          <w:t>Human Genomics</w:t>
        </w:r>
      </w:hyperlink>
      <w:hyperlink r:id="rId1248">
        <w:r w:rsidR="0035605E" w:rsidRPr="00B670C0">
          <w:rPr>
            <w:color w:val="000000"/>
            <w:sz w:val="21"/>
            <w:szCs w:val="21"/>
          </w:rPr>
          <w:t>, 2(5), pp. 274–286.</w:t>
        </w:r>
      </w:hyperlink>
    </w:p>
    <w:p w14:paraId="33064FAD"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49">
        <w:r w:rsidR="0035605E" w:rsidRPr="00B670C0">
          <w:rPr>
            <w:color w:val="000000"/>
            <w:sz w:val="21"/>
            <w:szCs w:val="21"/>
          </w:rPr>
          <w:t xml:space="preserve">Schubert, M. </w:t>
        </w:r>
      </w:hyperlink>
      <w:hyperlink r:id="rId1250">
        <w:r w:rsidR="0035605E" w:rsidRPr="00B670C0">
          <w:rPr>
            <w:i/>
            <w:color w:val="000000"/>
            <w:sz w:val="21"/>
            <w:szCs w:val="21"/>
          </w:rPr>
          <w:t>et al.</w:t>
        </w:r>
      </w:hyperlink>
      <w:hyperlink r:id="rId1251">
        <w:r w:rsidR="0035605E" w:rsidRPr="00B670C0">
          <w:rPr>
            <w:color w:val="000000"/>
            <w:sz w:val="21"/>
            <w:szCs w:val="21"/>
          </w:rPr>
          <w:t xml:space="preserve"> (2014) ‘Prehistoric Genomes Reveal the Genetic Foundation and Cost of Horse Domestication’. </w:t>
        </w:r>
      </w:hyperlink>
      <w:hyperlink r:id="rId1252">
        <w:r w:rsidR="0035605E" w:rsidRPr="00B670C0">
          <w:rPr>
            <w:i/>
            <w:color w:val="000000"/>
            <w:sz w:val="21"/>
            <w:szCs w:val="21"/>
          </w:rPr>
          <w:t>Proceedings of the National Academy of Sciences of the United States of America</w:t>
        </w:r>
      </w:hyperlink>
      <w:hyperlink r:id="rId1253">
        <w:r w:rsidR="0035605E" w:rsidRPr="00B670C0">
          <w:rPr>
            <w:color w:val="000000"/>
            <w:sz w:val="21"/>
            <w:szCs w:val="21"/>
          </w:rPr>
          <w:t>, 111(52), pp. E5661–9.</w:t>
        </w:r>
      </w:hyperlink>
    </w:p>
    <w:p w14:paraId="142B8035"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54">
        <w:r w:rsidR="0035605E" w:rsidRPr="00B670C0">
          <w:rPr>
            <w:color w:val="000000"/>
            <w:sz w:val="21"/>
            <w:szCs w:val="21"/>
          </w:rPr>
          <w:t xml:space="preserve">Shumate, A. and Salzberg, S.L. (2021) ‘Liftoff: Accurate Mapping of Gene Annotations’. </w:t>
        </w:r>
      </w:hyperlink>
      <w:hyperlink r:id="rId1255">
        <w:r w:rsidR="0035605E" w:rsidRPr="00B670C0">
          <w:rPr>
            <w:i/>
            <w:color w:val="000000"/>
            <w:sz w:val="21"/>
            <w:szCs w:val="21"/>
          </w:rPr>
          <w:t xml:space="preserve">Bioinformatics </w:t>
        </w:r>
      </w:hyperlink>
      <w:hyperlink r:id="rId1256">
        <w:r w:rsidR="0035605E" w:rsidRPr="00B670C0">
          <w:rPr>
            <w:color w:val="000000"/>
            <w:sz w:val="21"/>
            <w:szCs w:val="21"/>
          </w:rPr>
          <w:t>, 37(12), pp. 1639–1643.</w:t>
        </w:r>
      </w:hyperlink>
    </w:p>
    <w:p w14:paraId="63E23B5B"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57">
        <w:r w:rsidR="0035605E" w:rsidRPr="00B670C0">
          <w:rPr>
            <w:color w:val="000000"/>
            <w:sz w:val="21"/>
            <w:szCs w:val="21"/>
          </w:rPr>
          <w:t xml:space="preserve">Shuster, D.E. </w:t>
        </w:r>
      </w:hyperlink>
      <w:hyperlink r:id="rId1258">
        <w:r w:rsidR="0035605E" w:rsidRPr="00B670C0">
          <w:rPr>
            <w:i/>
            <w:color w:val="000000"/>
            <w:sz w:val="21"/>
            <w:szCs w:val="21"/>
          </w:rPr>
          <w:t>et al.</w:t>
        </w:r>
      </w:hyperlink>
      <w:hyperlink r:id="rId1259">
        <w:r w:rsidR="0035605E" w:rsidRPr="00B670C0">
          <w:rPr>
            <w:color w:val="000000"/>
            <w:sz w:val="21"/>
            <w:szCs w:val="21"/>
          </w:rPr>
          <w:t xml:space="preserve"> (1992) ‘Identification and Prevalence of a Genetic Defect That Causes Leukocyte Adhesion Deficiency in Holstein Cattle’. </w:t>
        </w:r>
      </w:hyperlink>
      <w:hyperlink r:id="rId1260">
        <w:r w:rsidR="0035605E" w:rsidRPr="00B670C0">
          <w:rPr>
            <w:i/>
            <w:color w:val="000000"/>
            <w:sz w:val="21"/>
            <w:szCs w:val="21"/>
          </w:rPr>
          <w:t>Proceedings of the National Academy of Sciences of the United States of America</w:t>
        </w:r>
      </w:hyperlink>
      <w:hyperlink r:id="rId1261">
        <w:r w:rsidR="0035605E" w:rsidRPr="00B670C0">
          <w:rPr>
            <w:color w:val="000000"/>
            <w:sz w:val="21"/>
            <w:szCs w:val="21"/>
          </w:rPr>
          <w:t>, 89(19), pp. 9225–9229.</w:t>
        </w:r>
      </w:hyperlink>
    </w:p>
    <w:p w14:paraId="790C048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62">
        <w:r w:rsidR="0035605E" w:rsidRPr="00B670C0">
          <w:rPr>
            <w:color w:val="000000"/>
            <w:sz w:val="21"/>
            <w:szCs w:val="21"/>
          </w:rPr>
          <w:t xml:space="preserve">Siepel, A. </w:t>
        </w:r>
      </w:hyperlink>
      <w:hyperlink r:id="rId1263">
        <w:r w:rsidR="0035605E" w:rsidRPr="00B670C0">
          <w:rPr>
            <w:i/>
            <w:color w:val="000000"/>
            <w:sz w:val="21"/>
            <w:szCs w:val="21"/>
          </w:rPr>
          <w:t>et al.</w:t>
        </w:r>
      </w:hyperlink>
      <w:hyperlink r:id="rId1264">
        <w:r w:rsidR="0035605E" w:rsidRPr="00B670C0">
          <w:rPr>
            <w:color w:val="000000"/>
            <w:sz w:val="21"/>
            <w:szCs w:val="21"/>
          </w:rPr>
          <w:t xml:space="preserve"> (2005) ‘Evolutionarily Conserved Elements in Vertebrate, Insect, Worm, and Yeast Genomes’. </w:t>
        </w:r>
      </w:hyperlink>
      <w:hyperlink r:id="rId1265">
        <w:r w:rsidR="0035605E" w:rsidRPr="00B670C0">
          <w:rPr>
            <w:i/>
            <w:color w:val="000000"/>
            <w:sz w:val="21"/>
            <w:szCs w:val="21"/>
          </w:rPr>
          <w:t>Genome Research</w:t>
        </w:r>
      </w:hyperlink>
      <w:hyperlink r:id="rId1266">
        <w:r w:rsidR="0035605E" w:rsidRPr="00B670C0">
          <w:rPr>
            <w:color w:val="000000"/>
            <w:sz w:val="21"/>
            <w:szCs w:val="21"/>
          </w:rPr>
          <w:t>, 15(8), pp. 1034–1050.</w:t>
        </w:r>
      </w:hyperlink>
    </w:p>
    <w:p w14:paraId="5D175DAD"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67">
        <w:r w:rsidR="0035605E" w:rsidRPr="00B670C0">
          <w:rPr>
            <w:color w:val="000000"/>
            <w:sz w:val="21"/>
            <w:szCs w:val="21"/>
          </w:rPr>
          <w:t xml:space="preserve">Simon, S.A. </w:t>
        </w:r>
      </w:hyperlink>
      <w:hyperlink r:id="rId1268">
        <w:r w:rsidR="0035605E" w:rsidRPr="00B670C0">
          <w:rPr>
            <w:i/>
            <w:color w:val="000000"/>
            <w:sz w:val="21"/>
            <w:szCs w:val="21"/>
          </w:rPr>
          <w:t>et al.</w:t>
        </w:r>
      </w:hyperlink>
      <w:hyperlink r:id="rId1269">
        <w:r w:rsidR="0035605E" w:rsidRPr="00B670C0">
          <w:rPr>
            <w:color w:val="000000"/>
            <w:sz w:val="21"/>
            <w:szCs w:val="21"/>
          </w:rPr>
          <w:t xml:space="preserve"> (2009) ‘Short-Read Sequencing Technologies for Transcriptional Analyses’. </w:t>
        </w:r>
      </w:hyperlink>
      <w:hyperlink r:id="rId1270">
        <w:r w:rsidR="0035605E" w:rsidRPr="00B670C0">
          <w:rPr>
            <w:i/>
            <w:color w:val="000000"/>
            <w:sz w:val="21"/>
            <w:szCs w:val="21"/>
          </w:rPr>
          <w:t>Annual Review of Plant Biology</w:t>
        </w:r>
      </w:hyperlink>
      <w:hyperlink r:id="rId1271">
        <w:r w:rsidR="0035605E" w:rsidRPr="00B670C0">
          <w:rPr>
            <w:color w:val="000000"/>
            <w:sz w:val="21"/>
            <w:szCs w:val="21"/>
          </w:rPr>
          <w:t>, 60, pp. 305–333.</w:t>
        </w:r>
      </w:hyperlink>
    </w:p>
    <w:p w14:paraId="6471A890" w14:textId="394BFE3D"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72">
        <w:r w:rsidR="0035605E" w:rsidRPr="00B670C0">
          <w:rPr>
            <w:color w:val="000000"/>
            <w:sz w:val="21"/>
            <w:szCs w:val="21"/>
          </w:rPr>
          <w:t xml:space="preserve">Singh, A.P. and Nala, R.R. (2018) ‘Estimation of the Status of Asiatic Lion </w:t>
        </w:r>
        <w:r w:rsidR="00D57E1D" w:rsidRPr="00B670C0">
          <w:rPr>
            <w:color w:val="000000"/>
            <w:sz w:val="21"/>
            <w:szCs w:val="21"/>
          </w:rPr>
          <w:t>(Panthera</w:t>
        </w:r>
        <w:r w:rsidR="0035605E" w:rsidRPr="00B670C0">
          <w:rPr>
            <w:color w:val="000000"/>
            <w:sz w:val="21"/>
            <w:szCs w:val="21"/>
          </w:rPr>
          <w:t xml:space="preserve"> Leo </w:t>
        </w:r>
        <w:r w:rsidR="00D57E1D" w:rsidRPr="00B670C0">
          <w:rPr>
            <w:color w:val="000000"/>
            <w:sz w:val="21"/>
            <w:szCs w:val="21"/>
          </w:rPr>
          <w:t>Persica)</w:t>
        </w:r>
        <w:r w:rsidR="0035605E" w:rsidRPr="00B670C0">
          <w:rPr>
            <w:color w:val="000000"/>
            <w:sz w:val="21"/>
            <w:szCs w:val="21"/>
          </w:rPr>
          <w:t xml:space="preserve"> Population in Gir Lion Landscape, Gujarat, India’. </w:t>
        </w:r>
      </w:hyperlink>
      <w:hyperlink r:id="rId1273">
        <w:r w:rsidR="0035605E" w:rsidRPr="00B670C0">
          <w:rPr>
            <w:i/>
            <w:color w:val="000000"/>
            <w:sz w:val="21"/>
            <w:szCs w:val="21"/>
          </w:rPr>
          <w:t>Indian Forester</w:t>
        </w:r>
      </w:hyperlink>
      <w:hyperlink r:id="rId1274">
        <w:r w:rsidR="0035605E" w:rsidRPr="00B670C0">
          <w:rPr>
            <w:color w:val="000000"/>
            <w:sz w:val="21"/>
            <w:szCs w:val="21"/>
          </w:rPr>
          <w:t>, 144(10), pp. 887–892.</w:t>
        </w:r>
      </w:hyperlink>
    </w:p>
    <w:p w14:paraId="775C79AC"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75">
        <w:r w:rsidR="0035605E" w:rsidRPr="00B670C0">
          <w:rPr>
            <w:color w:val="000000"/>
            <w:sz w:val="21"/>
            <w:szCs w:val="21"/>
          </w:rPr>
          <w:t xml:space="preserve">Singh, H.S. (2017) ‘Dispersion of the Asiatic Lion Panthera Leo Persica and Its Survival in Human-Dominated Landscape Outside the Gir Forest, Gujarat, India’. </w:t>
        </w:r>
      </w:hyperlink>
      <w:hyperlink r:id="rId1276">
        <w:r w:rsidR="0035605E" w:rsidRPr="00B670C0">
          <w:rPr>
            <w:i/>
            <w:color w:val="000000"/>
            <w:sz w:val="21"/>
            <w:szCs w:val="21"/>
          </w:rPr>
          <w:t>Current Science</w:t>
        </w:r>
      </w:hyperlink>
      <w:hyperlink r:id="rId1277">
        <w:r w:rsidR="0035605E" w:rsidRPr="00B670C0">
          <w:rPr>
            <w:color w:val="000000"/>
            <w:sz w:val="21"/>
            <w:szCs w:val="21"/>
          </w:rPr>
          <w:t>, 112(5), pp. 933–940.</w:t>
        </w:r>
      </w:hyperlink>
    </w:p>
    <w:p w14:paraId="31B4A1C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78">
        <w:r w:rsidR="0035605E" w:rsidRPr="00B670C0">
          <w:rPr>
            <w:color w:val="000000"/>
            <w:sz w:val="21"/>
            <w:szCs w:val="21"/>
          </w:rPr>
          <w:t xml:space="preserve">Smith, J.M. and Haigh, J. (1974) ‘The Hitch-Hiking Effect of a Favourable Gene’. </w:t>
        </w:r>
      </w:hyperlink>
      <w:hyperlink r:id="rId1279">
        <w:r w:rsidR="0035605E" w:rsidRPr="00B670C0">
          <w:rPr>
            <w:i/>
            <w:color w:val="000000"/>
            <w:sz w:val="21"/>
            <w:szCs w:val="21"/>
          </w:rPr>
          <w:t>Genetical Research</w:t>
        </w:r>
      </w:hyperlink>
      <w:hyperlink r:id="rId1280">
        <w:r w:rsidR="0035605E" w:rsidRPr="00B670C0">
          <w:rPr>
            <w:color w:val="000000"/>
            <w:sz w:val="21"/>
            <w:szCs w:val="21"/>
          </w:rPr>
          <w:t>, 23(1), pp. 23–35.</w:t>
        </w:r>
      </w:hyperlink>
    </w:p>
    <w:p w14:paraId="79AE8D6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81">
        <w:r w:rsidR="0035605E" w:rsidRPr="00B670C0">
          <w:rPr>
            <w:color w:val="000000"/>
            <w:sz w:val="21"/>
            <w:szCs w:val="21"/>
          </w:rPr>
          <w:t xml:space="preserve">Sonstegard, T.S. </w:t>
        </w:r>
      </w:hyperlink>
      <w:hyperlink r:id="rId1282">
        <w:r w:rsidR="0035605E" w:rsidRPr="00B670C0">
          <w:rPr>
            <w:i/>
            <w:color w:val="000000"/>
            <w:sz w:val="21"/>
            <w:szCs w:val="21"/>
          </w:rPr>
          <w:t>et al.</w:t>
        </w:r>
      </w:hyperlink>
      <w:hyperlink r:id="rId1283">
        <w:r w:rsidR="0035605E" w:rsidRPr="00B670C0">
          <w:rPr>
            <w:color w:val="000000"/>
            <w:sz w:val="21"/>
            <w:szCs w:val="21"/>
          </w:rPr>
          <w:t xml:space="preserve"> (2013) ‘Identification of a Nonsense Mutation in CWC15 Associated with Decreased Reproductive Efficiency in Jersey Cattle’. </w:t>
        </w:r>
      </w:hyperlink>
      <w:hyperlink r:id="rId1284">
        <w:r w:rsidR="0035605E" w:rsidRPr="00B670C0">
          <w:rPr>
            <w:i/>
            <w:color w:val="000000"/>
            <w:sz w:val="21"/>
            <w:szCs w:val="21"/>
          </w:rPr>
          <w:t>PloS One</w:t>
        </w:r>
      </w:hyperlink>
      <w:hyperlink r:id="rId1285">
        <w:r w:rsidR="0035605E" w:rsidRPr="00B670C0">
          <w:rPr>
            <w:color w:val="000000"/>
            <w:sz w:val="21"/>
            <w:szCs w:val="21"/>
          </w:rPr>
          <w:t>, 8(1), p. e54872.</w:t>
        </w:r>
      </w:hyperlink>
    </w:p>
    <w:p w14:paraId="38749BC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86">
        <w:r w:rsidR="0035605E" w:rsidRPr="00B670C0">
          <w:rPr>
            <w:color w:val="000000"/>
            <w:sz w:val="21"/>
            <w:szCs w:val="21"/>
          </w:rPr>
          <w:t xml:space="preserve">Stein, L. (2001) ‘Genome Annotation: From Sequence to Biology’. </w:t>
        </w:r>
      </w:hyperlink>
      <w:hyperlink r:id="rId1287">
        <w:r w:rsidR="0035605E" w:rsidRPr="00B670C0">
          <w:rPr>
            <w:i/>
            <w:color w:val="000000"/>
            <w:sz w:val="21"/>
            <w:szCs w:val="21"/>
          </w:rPr>
          <w:t>Nature Reviews. Genetics</w:t>
        </w:r>
      </w:hyperlink>
      <w:hyperlink r:id="rId1288">
        <w:r w:rsidR="0035605E" w:rsidRPr="00B670C0">
          <w:rPr>
            <w:color w:val="000000"/>
            <w:sz w:val="21"/>
            <w:szCs w:val="21"/>
          </w:rPr>
          <w:t>, 2(7), pp. 493–503.</w:t>
        </w:r>
      </w:hyperlink>
    </w:p>
    <w:p w14:paraId="6C8869C5"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89">
        <w:r w:rsidR="0035605E" w:rsidRPr="00B670C0">
          <w:rPr>
            <w:color w:val="000000"/>
            <w:sz w:val="21"/>
            <w:szCs w:val="21"/>
          </w:rPr>
          <w:t xml:space="preserve">Stormo, G.D. (2000) ‘DNA Binding Sites: Representation and Discovery’. </w:t>
        </w:r>
      </w:hyperlink>
      <w:hyperlink r:id="rId1290">
        <w:r w:rsidR="0035605E" w:rsidRPr="00B670C0">
          <w:rPr>
            <w:i/>
            <w:color w:val="000000"/>
            <w:sz w:val="21"/>
            <w:szCs w:val="21"/>
          </w:rPr>
          <w:t xml:space="preserve">Bioinformatics </w:t>
        </w:r>
      </w:hyperlink>
      <w:hyperlink r:id="rId1291">
        <w:r w:rsidR="0035605E" w:rsidRPr="00B670C0">
          <w:rPr>
            <w:color w:val="000000"/>
            <w:sz w:val="21"/>
            <w:szCs w:val="21"/>
          </w:rPr>
          <w:t>, 16(1), pp. 16–23.</w:t>
        </w:r>
      </w:hyperlink>
    </w:p>
    <w:p w14:paraId="484E93E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92">
        <w:r w:rsidR="0035605E" w:rsidRPr="00B670C0">
          <w:rPr>
            <w:color w:val="000000"/>
            <w:sz w:val="21"/>
            <w:szCs w:val="21"/>
          </w:rPr>
          <w:t xml:space="preserve">Sutter, N.B. and Ostrander, E.A. (2004) ‘Dog Star Rising: The Canine Genetic System’. </w:t>
        </w:r>
      </w:hyperlink>
      <w:hyperlink r:id="rId1293">
        <w:r w:rsidR="0035605E" w:rsidRPr="00B670C0">
          <w:rPr>
            <w:i/>
            <w:color w:val="000000"/>
            <w:sz w:val="21"/>
            <w:szCs w:val="21"/>
          </w:rPr>
          <w:t>Nature Reviews. Genetics</w:t>
        </w:r>
      </w:hyperlink>
      <w:hyperlink r:id="rId1294">
        <w:r w:rsidR="0035605E" w:rsidRPr="00B670C0">
          <w:rPr>
            <w:color w:val="000000"/>
            <w:sz w:val="21"/>
            <w:szCs w:val="21"/>
          </w:rPr>
          <w:t>, 5(12), pp. 900–910.</w:t>
        </w:r>
      </w:hyperlink>
    </w:p>
    <w:p w14:paraId="098D60D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295">
        <w:r w:rsidR="0035605E" w:rsidRPr="00B670C0">
          <w:rPr>
            <w:color w:val="000000"/>
            <w:sz w:val="21"/>
            <w:szCs w:val="21"/>
          </w:rPr>
          <w:t xml:space="preserve">Thanki, A.S. </w:t>
        </w:r>
      </w:hyperlink>
      <w:hyperlink r:id="rId1296">
        <w:r w:rsidR="0035605E" w:rsidRPr="00B670C0">
          <w:rPr>
            <w:i/>
            <w:color w:val="000000"/>
            <w:sz w:val="21"/>
            <w:szCs w:val="21"/>
          </w:rPr>
          <w:t>et al.</w:t>
        </w:r>
      </w:hyperlink>
      <w:hyperlink r:id="rId1297">
        <w:r w:rsidR="0035605E" w:rsidRPr="00B670C0">
          <w:rPr>
            <w:color w:val="000000"/>
            <w:sz w:val="21"/>
            <w:szCs w:val="21"/>
          </w:rPr>
          <w:t xml:space="preserve"> (2018) ‘GeneSeqToFamily: A Galaxy Workflow to Find Gene Families Based on the Ensembl Compara GeneTrees Pipeline’. </w:t>
        </w:r>
      </w:hyperlink>
      <w:hyperlink r:id="rId1298">
        <w:r w:rsidR="0035605E" w:rsidRPr="00B670C0">
          <w:rPr>
            <w:i/>
            <w:color w:val="000000"/>
            <w:sz w:val="21"/>
            <w:szCs w:val="21"/>
          </w:rPr>
          <w:t>GigaScience</w:t>
        </w:r>
      </w:hyperlink>
      <w:hyperlink r:id="rId1299">
        <w:r w:rsidR="0035605E" w:rsidRPr="00B670C0">
          <w:rPr>
            <w:color w:val="000000"/>
            <w:sz w:val="21"/>
            <w:szCs w:val="21"/>
          </w:rPr>
          <w:t>, 7(3), pp. 1–10.</w:t>
        </w:r>
      </w:hyperlink>
    </w:p>
    <w:p w14:paraId="0FC8A9A4"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00">
        <w:r w:rsidR="0035605E" w:rsidRPr="00B670C0">
          <w:rPr>
            <w:color w:val="000000"/>
            <w:sz w:val="21"/>
            <w:szCs w:val="21"/>
          </w:rPr>
          <w:t xml:space="preserve">Urfer, S.R. (2009) ‘Inbreeding and Fertility in Irish Wolfhounds in Sweden: 1976 to 2007’. </w:t>
        </w:r>
      </w:hyperlink>
      <w:hyperlink r:id="rId1301">
        <w:r w:rsidR="0035605E" w:rsidRPr="00B670C0">
          <w:rPr>
            <w:i/>
            <w:color w:val="000000"/>
            <w:sz w:val="21"/>
            <w:szCs w:val="21"/>
          </w:rPr>
          <w:t>Acta Veterinaria Scandinavica</w:t>
        </w:r>
      </w:hyperlink>
      <w:hyperlink r:id="rId1302">
        <w:r w:rsidR="0035605E" w:rsidRPr="00B670C0">
          <w:rPr>
            <w:color w:val="000000"/>
            <w:sz w:val="21"/>
            <w:szCs w:val="21"/>
          </w:rPr>
          <w:t>, 51, p. 21.</w:t>
        </w:r>
      </w:hyperlink>
    </w:p>
    <w:p w14:paraId="2020BF63"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03">
        <w:r w:rsidR="0035605E" w:rsidRPr="00B670C0">
          <w:rPr>
            <w:color w:val="000000"/>
            <w:sz w:val="21"/>
            <w:szCs w:val="21"/>
          </w:rPr>
          <w:t xml:space="preserve">Venter, J.C. </w:t>
        </w:r>
      </w:hyperlink>
      <w:hyperlink r:id="rId1304">
        <w:r w:rsidR="0035605E" w:rsidRPr="00B670C0">
          <w:rPr>
            <w:i/>
            <w:color w:val="000000"/>
            <w:sz w:val="21"/>
            <w:szCs w:val="21"/>
          </w:rPr>
          <w:t>et al.</w:t>
        </w:r>
      </w:hyperlink>
      <w:hyperlink r:id="rId1305">
        <w:r w:rsidR="0035605E" w:rsidRPr="00B670C0">
          <w:rPr>
            <w:color w:val="000000"/>
            <w:sz w:val="21"/>
            <w:szCs w:val="21"/>
          </w:rPr>
          <w:t xml:space="preserve"> (2001) ‘The Sequence of the Human Genome’. </w:t>
        </w:r>
      </w:hyperlink>
      <w:hyperlink r:id="rId1306">
        <w:r w:rsidR="0035605E" w:rsidRPr="00B670C0">
          <w:rPr>
            <w:i/>
            <w:color w:val="000000"/>
            <w:sz w:val="21"/>
            <w:szCs w:val="21"/>
          </w:rPr>
          <w:t>Science</w:t>
        </w:r>
      </w:hyperlink>
      <w:hyperlink r:id="rId1307">
        <w:r w:rsidR="0035605E" w:rsidRPr="00B670C0">
          <w:rPr>
            <w:color w:val="000000"/>
            <w:sz w:val="21"/>
            <w:szCs w:val="21"/>
          </w:rPr>
          <w:t>, 291(5507), pp. 1304–1351.</w:t>
        </w:r>
      </w:hyperlink>
    </w:p>
    <w:p w14:paraId="235B0565"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08">
        <w:r w:rsidR="0035605E" w:rsidRPr="00B670C0">
          <w:rPr>
            <w:color w:val="000000"/>
            <w:sz w:val="21"/>
            <w:szCs w:val="21"/>
          </w:rPr>
          <w:t xml:space="preserve">Vigne, J.-D. </w:t>
        </w:r>
      </w:hyperlink>
      <w:hyperlink r:id="rId1309">
        <w:r w:rsidR="0035605E" w:rsidRPr="00B670C0">
          <w:rPr>
            <w:i/>
            <w:color w:val="000000"/>
            <w:sz w:val="21"/>
            <w:szCs w:val="21"/>
          </w:rPr>
          <w:t>et al.</w:t>
        </w:r>
      </w:hyperlink>
      <w:hyperlink r:id="rId1310">
        <w:r w:rsidR="0035605E" w:rsidRPr="00B670C0">
          <w:rPr>
            <w:color w:val="000000"/>
            <w:sz w:val="21"/>
            <w:szCs w:val="21"/>
          </w:rPr>
          <w:t xml:space="preserve"> (2004) ‘Early Taming of the Cat in Cyprus’. </w:t>
        </w:r>
      </w:hyperlink>
      <w:hyperlink r:id="rId1311">
        <w:r w:rsidR="0035605E" w:rsidRPr="00B670C0">
          <w:rPr>
            <w:i/>
            <w:color w:val="000000"/>
            <w:sz w:val="21"/>
            <w:szCs w:val="21"/>
          </w:rPr>
          <w:t>Science</w:t>
        </w:r>
      </w:hyperlink>
      <w:hyperlink r:id="rId1312">
        <w:r w:rsidR="0035605E" w:rsidRPr="00B670C0">
          <w:rPr>
            <w:color w:val="000000"/>
            <w:sz w:val="21"/>
            <w:szCs w:val="21"/>
          </w:rPr>
          <w:t>, 304(5668), p. 259.</w:t>
        </w:r>
      </w:hyperlink>
    </w:p>
    <w:p w14:paraId="75EAB1A7"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13">
        <w:r w:rsidR="0035605E" w:rsidRPr="00B670C0">
          <w:rPr>
            <w:color w:val="000000"/>
            <w:sz w:val="21"/>
            <w:szCs w:val="21"/>
          </w:rPr>
          <w:t xml:space="preserve">Viluma, A. </w:t>
        </w:r>
      </w:hyperlink>
      <w:hyperlink r:id="rId1314">
        <w:r w:rsidR="0035605E" w:rsidRPr="00B670C0">
          <w:rPr>
            <w:i/>
            <w:color w:val="000000"/>
            <w:sz w:val="21"/>
            <w:szCs w:val="21"/>
          </w:rPr>
          <w:t>et al.</w:t>
        </w:r>
      </w:hyperlink>
      <w:hyperlink r:id="rId1315">
        <w:r w:rsidR="0035605E" w:rsidRPr="00B670C0">
          <w:rPr>
            <w:color w:val="000000"/>
            <w:sz w:val="21"/>
            <w:szCs w:val="21"/>
          </w:rPr>
          <w:t xml:space="preserve"> (2022) ‘Whole-Genome Resequencing of Temporally Stratified Samples Reveals Substantial Loss of Haplotype Diversity in the Highly Inbred Scandinavian Wolf Population’. </w:t>
        </w:r>
      </w:hyperlink>
      <w:hyperlink r:id="rId1316">
        <w:r w:rsidR="0035605E" w:rsidRPr="00B670C0">
          <w:rPr>
            <w:i/>
            <w:color w:val="000000"/>
            <w:sz w:val="21"/>
            <w:szCs w:val="21"/>
          </w:rPr>
          <w:t>Genome Research</w:t>
        </w:r>
      </w:hyperlink>
      <w:hyperlink r:id="rId1317">
        <w:r w:rsidR="0035605E" w:rsidRPr="00B670C0">
          <w:rPr>
            <w:color w:val="000000"/>
            <w:sz w:val="21"/>
            <w:szCs w:val="21"/>
          </w:rPr>
          <w:t xml:space="preserve">. DOI: </w:t>
        </w:r>
      </w:hyperlink>
      <w:hyperlink r:id="rId1318">
        <w:r w:rsidR="0035605E" w:rsidRPr="00B670C0">
          <w:rPr>
            <w:color w:val="000000"/>
            <w:sz w:val="21"/>
            <w:szCs w:val="21"/>
          </w:rPr>
          <w:t>10.1101/gr.276070.121</w:t>
        </w:r>
      </w:hyperlink>
      <w:hyperlink r:id="rId1319">
        <w:r w:rsidR="0035605E" w:rsidRPr="00B670C0">
          <w:rPr>
            <w:color w:val="000000"/>
            <w:sz w:val="21"/>
            <w:szCs w:val="21"/>
          </w:rPr>
          <w:t>.</w:t>
        </w:r>
      </w:hyperlink>
    </w:p>
    <w:p w14:paraId="47AE5C3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20">
        <w:r w:rsidR="0035605E" w:rsidRPr="00B670C0">
          <w:rPr>
            <w:color w:val="000000"/>
            <w:sz w:val="21"/>
            <w:szCs w:val="21"/>
          </w:rPr>
          <w:t xml:space="preserve">Visscher, P.M. </w:t>
        </w:r>
      </w:hyperlink>
      <w:hyperlink r:id="rId1321">
        <w:r w:rsidR="0035605E" w:rsidRPr="00B670C0">
          <w:rPr>
            <w:i/>
            <w:color w:val="000000"/>
            <w:sz w:val="21"/>
            <w:szCs w:val="21"/>
          </w:rPr>
          <w:t>et al.</w:t>
        </w:r>
      </w:hyperlink>
      <w:hyperlink r:id="rId1322">
        <w:r w:rsidR="0035605E" w:rsidRPr="00B670C0">
          <w:rPr>
            <w:color w:val="000000"/>
            <w:sz w:val="21"/>
            <w:szCs w:val="21"/>
          </w:rPr>
          <w:t xml:space="preserve"> (2017) ‘10 Years of GWAS Discovery: Biology, Function, and Translation’. </w:t>
        </w:r>
      </w:hyperlink>
      <w:hyperlink r:id="rId1323">
        <w:r w:rsidR="0035605E" w:rsidRPr="00B670C0">
          <w:rPr>
            <w:i/>
            <w:color w:val="000000"/>
            <w:sz w:val="21"/>
            <w:szCs w:val="21"/>
          </w:rPr>
          <w:t>American Journal of Human Genetics</w:t>
        </w:r>
      </w:hyperlink>
      <w:hyperlink r:id="rId1324">
        <w:r w:rsidR="0035605E" w:rsidRPr="00B670C0">
          <w:rPr>
            <w:color w:val="000000"/>
            <w:sz w:val="21"/>
            <w:szCs w:val="21"/>
          </w:rPr>
          <w:t>, 101(1), pp. 5–22.</w:t>
        </w:r>
      </w:hyperlink>
    </w:p>
    <w:p w14:paraId="0713757B"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25">
        <w:r w:rsidR="0035605E" w:rsidRPr="00B670C0">
          <w:rPr>
            <w:color w:val="000000"/>
            <w:sz w:val="21"/>
            <w:szCs w:val="21"/>
          </w:rPr>
          <w:t xml:space="preserve">Wang, Z. </w:t>
        </w:r>
      </w:hyperlink>
      <w:hyperlink r:id="rId1326">
        <w:r w:rsidR="0035605E" w:rsidRPr="00B670C0">
          <w:rPr>
            <w:i/>
            <w:color w:val="000000"/>
            <w:sz w:val="21"/>
            <w:szCs w:val="21"/>
          </w:rPr>
          <w:t>et al.</w:t>
        </w:r>
      </w:hyperlink>
      <w:hyperlink r:id="rId1327">
        <w:r w:rsidR="0035605E" w:rsidRPr="00B670C0">
          <w:rPr>
            <w:color w:val="000000"/>
            <w:sz w:val="21"/>
            <w:szCs w:val="21"/>
          </w:rPr>
          <w:t xml:space="preserve"> (2011) ‘Domestication Relaxed Selective Constraints on the Yak Mitochondrial Genome’. </w:t>
        </w:r>
      </w:hyperlink>
      <w:hyperlink r:id="rId1328">
        <w:r w:rsidR="0035605E" w:rsidRPr="00B670C0">
          <w:rPr>
            <w:i/>
            <w:color w:val="000000"/>
            <w:sz w:val="21"/>
            <w:szCs w:val="21"/>
          </w:rPr>
          <w:t>Molecular Biology and Evolution</w:t>
        </w:r>
      </w:hyperlink>
      <w:hyperlink r:id="rId1329">
        <w:r w:rsidR="0035605E" w:rsidRPr="00B670C0">
          <w:rPr>
            <w:color w:val="000000"/>
            <w:sz w:val="21"/>
            <w:szCs w:val="21"/>
          </w:rPr>
          <w:t>, 28(5), pp. 1553–1556.</w:t>
        </w:r>
      </w:hyperlink>
    </w:p>
    <w:p w14:paraId="108EB392"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30">
        <w:r w:rsidR="0035605E" w:rsidRPr="00B670C0">
          <w:rPr>
            <w:color w:val="000000"/>
            <w:sz w:val="21"/>
            <w:szCs w:val="21"/>
          </w:rPr>
          <w:t xml:space="preserve">Wayne, R.K., Modi, W.S. and O’Brien, S.J. (1986) ‘MORPHOLOGICAL VARIABILITY AND ASYMMETRY IN THE CHEETAH (ACINONYX JUBATUS), A GENETICALLY UNIFORM SPECIES’. </w:t>
        </w:r>
      </w:hyperlink>
      <w:hyperlink r:id="rId1331">
        <w:r w:rsidR="0035605E" w:rsidRPr="00B670C0">
          <w:rPr>
            <w:i/>
            <w:color w:val="000000"/>
            <w:sz w:val="21"/>
            <w:szCs w:val="21"/>
          </w:rPr>
          <w:t>Evolution; International Journal of Organic Evolution</w:t>
        </w:r>
      </w:hyperlink>
      <w:hyperlink r:id="rId1332">
        <w:r w:rsidR="0035605E" w:rsidRPr="00B670C0">
          <w:rPr>
            <w:color w:val="000000"/>
            <w:sz w:val="21"/>
            <w:szCs w:val="21"/>
          </w:rPr>
          <w:t>, 40(1), pp. 78–85.</w:t>
        </w:r>
      </w:hyperlink>
    </w:p>
    <w:p w14:paraId="4D8BB13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33">
        <w:r w:rsidR="0035605E" w:rsidRPr="00B670C0">
          <w:rPr>
            <w:color w:val="000000"/>
            <w:sz w:val="21"/>
            <w:szCs w:val="21"/>
          </w:rPr>
          <w:t xml:space="preserve">Weisman, C.M., Murray, A.M. and Eddy, S.R. (2022) ‘Mixing Genome Annotation Methods in a Comparative Analysis Inflates the Apparent Number of Lineage-Specific Genes’. </w:t>
        </w:r>
      </w:hyperlink>
      <w:hyperlink r:id="rId1334">
        <w:r w:rsidR="0035605E" w:rsidRPr="00B670C0">
          <w:rPr>
            <w:i/>
            <w:color w:val="000000"/>
            <w:sz w:val="21"/>
            <w:szCs w:val="21"/>
          </w:rPr>
          <w:t>bioRxiv</w:t>
        </w:r>
      </w:hyperlink>
      <w:hyperlink r:id="rId1335">
        <w:r w:rsidR="0035605E" w:rsidRPr="00B670C0">
          <w:rPr>
            <w:color w:val="000000"/>
            <w:sz w:val="21"/>
            <w:szCs w:val="21"/>
          </w:rPr>
          <w:t xml:space="preserve">, p. 2022.01.13.476251. DOI: </w:t>
        </w:r>
      </w:hyperlink>
      <w:hyperlink r:id="rId1336">
        <w:r w:rsidR="0035605E" w:rsidRPr="00B670C0">
          <w:rPr>
            <w:color w:val="000000"/>
            <w:sz w:val="21"/>
            <w:szCs w:val="21"/>
          </w:rPr>
          <w:t>10.1101/2022.01.13.476251</w:t>
        </w:r>
      </w:hyperlink>
      <w:hyperlink r:id="rId1337">
        <w:r w:rsidR="0035605E" w:rsidRPr="00B670C0">
          <w:rPr>
            <w:color w:val="000000"/>
            <w:sz w:val="21"/>
            <w:szCs w:val="21"/>
          </w:rPr>
          <w:t>.</w:t>
        </w:r>
      </w:hyperlink>
    </w:p>
    <w:p w14:paraId="031B8320"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38">
        <w:r w:rsidR="0035605E" w:rsidRPr="00B670C0">
          <w:rPr>
            <w:color w:val="000000"/>
            <w:sz w:val="21"/>
            <w:szCs w:val="21"/>
          </w:rPr>
          <w:t xml:space="preserve">Wen, L. </w:t>
        </w:r>
      </w:hyperlink>
      <w:hyperlink r:id="rId1339">
        <w:r w:rsidR="0035605E" w:rsidRPr="00B670C0">
          <w:rPr>
            <w:i/>
            <w:color w:val="000000"/>
            <w:sz w:val="21"/>
            <w:szCs w:val="21"/>
          </w:rPr>
          <w:t>et al.</w:t>
        </w:r>
      </w:hyperlink>
      <w:hyperlink r:id="rId1340">
        <w:r w:rsidR="0035605E" w:rsidRPr="00B670C0">
          <w:rPr>
            <w:color w:val="000000"/>
            <w:sz w:val="21"/>
            <w:szCs w:val="21"/>
          </w:rPr>
          <w:t xml:space="preserve"> (2020) ‘CRISPR/Cas9-Mediated TERT Disruption in Cancer Cells’. </w:t>
        </w:r>
      </w:hyperlink>
      <w:hyperlink r:id="rId1341">
        <w:r w:rsidR="0035605E" w:rsidRPr="00B670C0">
          <w:rPr>
            <w:i/>
            <w:color w:val="000000"/>
            <w:sz w:val="21"/>
            <w:szCs w:val="21"/>
          </w:rPr>
          <w:t>International Journal of Molecular Sciences</w:t>
        </w:r>
      </w:hyperlink>
      <w:hyperlink r:id="rId1342">
        <w:r w:rsidR="0035605E" w:rsidRPr="00B670C0">
          <w:rPr>
            <w:color w:val="000000"/>
            <w:sz w:val="21"/>
            <w:szCs w:val="21"/>
          </w:rPr>
          <w:t xml:space="preserve">, 21(2). DOI: </w:t>
        </w:r>
      </w:hyperlink>
      <w:hyperlink r:id="rId1343">
        <w:r w:rsidR="0035605E" w:rsidRPr="00B670C0">
          <w:rPr>
            <w:color w:val="000000"/>
            <w:sz w:val="21"/>
            <w:szCs w:val="21"/>
          </w:rPr>
          <w:t>10.3390/ijms21020653</w:t>
        </w:r>
      </w:hyperlink>
      <w:hyperlink r:id="rId1344">
        <w:r w:rsidR="0035605E" w:rsidRPr="00B670C0">
          <w:rPr>
            <w:color w:val="000000"/>
            <w:sz w:val="21"/>
            <w:szCs w:val="21"/>
          </w:rPr>
          <w:t>.</w:t>
        </w:r>
      </w:hyperlink>
    </w:p>
    <w:p w14:paraId="51820FC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45">
        <w:r w:rsidR="0035605E" w:rsidRPr="00B670C0">
          <w:rPr>
            <w:color w:val="000000"/>
            <w:sz w:val="21"/>
            <w:szCs w:val="21"/>
          </w:rPr>
          <w:t xml:space="preserve">Wildt, D.E. </w:t>
        </w:r>
      </w:hyperlink>
      <w:hyperlink r:id="rId1346">
        <w:r w:rsidR="0035605E" w:rsidRPr="00B670C0">
          <w:rPr>
            <w:i/>
            <w:color w:val="000000"/>
            <w:sz w:val="21"/>
            <w:szCs w:val="21"/>
          </w:rPr>
          <w:t>et al.</w:t>
        </w:r>
      </w:hyperlink>
      <w:hyperlink r:id="rId1347">
        <w:r w:rsidR="0035605E" w:rsidRPr="00B670C0">
          <w:rPr>
            <w:color w:val="000000"/>
            <w:sz w:val="21"/>
            <w:szCs w:val="21"/>
          </w:rPr>
          <w:t xml:space="preserve"> (1987) ‘Reproductive and Genetic Consequences of Founding Isolated Lion Populations’. </w:t>
        </w:r>
      </w:hyperlink>
      <w:hyperlink r:id="rId1348">
        <w:r w:rsidR="0035605E" w:rsidRPr="00B670C0">
          <w:rPr>
            <w:i/>
            <w:color w:val="000000"/>
            <w:sz w:val="21"/>
            <w:szCs w:val="21"/>
          </w:rPr>
          <w:t>Nature</w:t>
        </w:r>
      </w:hyperlink>
      <w:hyperlink r:id="rId1349">
        <w:r w:rsidR="0035605E" w:rsidRPr="00B670C0">
          <w:rPr>
            <w:color w:val="000000"/>
            <w:sz w:val="21"/>
            <w:szCs w:val="21"/>
          </w:rPr>
          <w:t>, 329(6137), pp. 328–331.</w:t>
        </w:r>
      </w:hyperlink>
    </w:p>
    <w:p w14:paraId="05A53FFD"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50">
        <w:r w:rsidR="0035605E" w:rsidRPr="00B670C0">
          <w:rPr>
            <w:color w:val="000000"/>
            <w:sz w:val="21"/>
            <w:szCs w:val="21"/>
          </w:rPr>
          <w:t xml:space="preserve">Wildt, D.E. </w:t>
        </w:r>
      </w:hyperlink>
      <w:hyperlink r:id="rId1351">
        <w:r w:rsidR="0035605E" w:rsidRPr="00B670C0">
          <w:rPr>
            <w:i/>
            <w:color w:val="000000"/>
            <w:sz w:val="21"/>
            <w:szCs w:val="21"/>
          </w:rPr>
          <w:t>et al.</w:t>
        </w:r>
      </w:hyperlink>
      <w:hyperlink r:id="rId1352">
        <w:r w:rsidR="0035605E" w:rsidRPr="00B670C0">
          <w:rPr>
            <w:color w:val="000000"/>
            <w:sz w:val="21"/>
            <w:szCs w:val="21"/>
          </w:rPr>
          <w:t xml:space="preserve"> (1983) ‘Unique Seminal Quality in the South African Cheetah and a Comparative Evaluation in the Domestic Cat’. </w:t>
        </w:r>
      </w:hyperlink>
      <w:hyperlink r:id="rId1353">
        <w:r w:rsidR="0035605E" w:rsidRPr="00B670C0">
          <w:rPr>
            <w:i/>
            <w:color w:val="000000"/>
            <w:sz w:val="21"/>
            <w:szCs w:val="21"/>
          </w:rPr>
          <w:t>Biology of Reproduction</w:t>
        </w:r>
      </w:hyperlink>
      <w:hyperlink r:id="rId1354">
        <w:r w:rsidR="0035605E" w:rsidRPr="00B670C0">
          <w:rPr>
            <w:color w:val="000000"/>
            <w:sz w:val="21"/>
            <w:szCs w:val="21"/>
          </w:rPr>
          <w:t>, 29(4), pp. 1019–1025.</w:t>
        </w:r>
      </w:hyperlink>
    </w:p>
    <w:p w14:paraId="2F94717A"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55">
        <w:r w:rsidR="0035605E" w:rsidRPr="00B670C0">
          <w:rPr>
            <w:color w:val="000000"/>
            <w:sz w:val="21"/>
            <w:szCs w:val="21"/>
          </w:rPr>
          <w:t xml:space="preserve">Wilson, B. (2015) ‘THE BLACK-FOOTED CAT FELIS NIGRIPES (BURCHELL, 1824): A REVIEW OF THE GEOGRAPHICAL DISTRIBUTION AND CONSERVATION STATUS’. DOI: </w:t>
        </w:r>
      </w:hyperlink>
      <w:hyperlink r:id="rId1356">
        <w:r w:rsidR="0035605E" w:rsidRPr="00B670C0">
          <w:rPr>
            <w:color w:val="000000"/>
            <w:sz w:val="21"/>
            <w:szCs w:val="21"/>
          </w:rPr>
          <w:t>10.13140/RG.2.2.18294.34889</w:t>
        </w:r>
      </w:hyperlink>
      <w:hyperlink r:id="rId1357">
        <w:r w:rsidR="0035605E" w:rsidRPr="00B670C0">
          <w:rPr>
            <w:color w:val="000000"/>
            <w:sz w:val="21"/>
            <w:szCs w:val="21"/>
          </w:rPr>
          <w:t>.</w:t>
        </w:r>
      </w:hyperlink>
    </w:p>
    <w:p w14:paraId="6CD2215F"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58">
        <w:r w:rsidR="0035605E" w:rsidRPr="00B670C0">
          <w:rPr>
            <w:color w:val="000000"/>
            <w:sz w:val="21"/>
            <w:szCs w:val="21"/>
          </w:rPr>
          <w:t xml:space="preserve">Wray, G.A. </w:t>
        </w:r>
      </w:hyperlink>
      <w:hyperlink r:id="rId1359">
        <w:r w:rsidR="0035605E" w:rsidRPr="00B670C0">
          <w:rPr>
            <w:i/>
            <w:color w:val="000000"/>
            <w:sz w:val="21"/>
            <w:szCs w:val="21"/>
          </w:rPr>
          <w:t>et al.</w:t>
        </w:r>
      </w:hyperlink>
      <w:hyperlink r:id="rId1360">
        <w:r w:rsidR="0035605E" w:rsidRPr="00B670C0">
          <w:rPr>
            <w:color w:val="000000"/>
            <w:sz w:val="21"/>
            <w:szCs w:val="21"/>
          </w:rPr>
          <w:t xml:space="preserve"> (2003) ‘The Evolution of Transcriptional Regulation in Eukaryotes’. </w:t>
        </w:r>
      </w:hyperlink>
      <w:hyperlink r:id="rId1361">
        <w:r w:rsidR="0035605E" w:rsidRPr="00B670C0">
          <w:rPr>
            <w:i/>
            <w:color w:val="000000"/>
            <w:sz w:val="21"/>
            <w:szCs w:val="21"/>
          </w:rPr>
          <w:t>Molecular Biology and Evolution</w:t>
        </w:r>
      </w:hyperlink>
      <w:hyperlink r:id="rId1362">
        <w:r w:rsidR="0035605E" w:rsidRPr="00B670C0">
          <w:rPr>
            <w:color w:val="000000"/>
            <w:sz w:val="21"/>
            <w:szCs w:val="21"/>
          </w:rPr>
          <w:t>, 20(9), pp. 1377–1419.</w:t>
        </w:r>
      </w:hyperlink>
    </w:p>
    <w:p w14:paraId="5457215D"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63">
        <w:r w:rsidR="0035605E" w:rsidRPr="00B670C0">
          <w:rPr>
            <w:color w:val="000000"/>
            <w:sz w:val="21"/>
            <w:szCs w:val="21"/>
          </w:rPr>
          <w:t xml:space="preserve">Yordy, J. </w:t>
        </w:r>
      </w:hyperlink>
      <w:hyperlink r:id="rId1364">
        <w:r w:rsidR="0035605E" w:rsidRPr="00B670C0">
          <w:rPr>
            <w:i/>
            <w:color w:val="000000"/>
            <w:sz w:val="21"/>
            <w:szCs w:val="21"/>
          </w:rPr>
          <w:t>et al.</w:t>
        </w:r>
      </w:hyperlink>
      <w:hyperlink r:id="rId1365">
        <w:r w:rsidR="0035605E" w:rsidRPr="00B670C0">
          <w:rPr>
            <w:color w:val="000000"/>
            <w:sz w:val="21"/>
            <w:szCs w:val="21"/>
          </w:rPr>
          <w:t xml:space="preserve"> (2020) ‘Body Size, Inbreeding, and Lifespan in Domestic Dogs’. </w:t>
        </w:r>
      </w:hyperlink>
      <w:hyperlink r:id="rId1366">
        <w:r w:rsidR="0035605E" w:rsidRPr="00B670C0">
          <w:rPr>
            <w:i/>
            <w:color w:val="000000"/>
            <w:sz w:val="21"/>
            <w:szCs w:val="21"/>
          </w:rPr>
          <w:t xml:space="preserve">Conservation </w:t>
        </w:r>
        <w:r w:rsidR="0035605E" w:rsidRPr="00B670C0">
          <w:rPr>
            <w:i/>
            <w:color w:val="000000"/>
            <w:sz w:val="21"/>
            <w:szCs w:val="21"/>
          </w:rPr>
          <w:lastRenderedPageBreak/>
          <w:t xml:space="preserve">Genetics </w:t>
        </w:r>
      </w:hyperlink>
      <w:hyperlink r:id="rId1367">
        <w:r w:rsidR="0035605E" w:rsidRPr="00B670C0">
          <w:rPr>
            <w:color w:val="000000"/>
            <w:sz w:val="21"/>
            <w:szCs w:val="21"/>
          </w:rPr>
          <w:t>, 21(1), pp. 137–148.</w:t>
        </w:r>
      </w:hyperlink>
    </w:p>
    <w:p w14:paraId="2DA7BD5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68">
        <w:r w:rsidR="0035605E" w:rsidRPr="00B670C0">
          <w:rPr>
            <w:color w:val="000000"/>
            <w:sz w:val="21"/>
            <w:szCs w:val="21"/>
          </w:rPr>
          <w:t xml:space="preserve">Zheng, W. </w:t>
        </w:r>
      </w:hyperlink>
      <w:hyperlink r:id="rId1369">
        <w:r w:rsidR="0035605E" w:rsidRPr="00B670C0">
          <w:rPr>
            <w:i/>
            <w:color w:val="000000"/>
            <w:sz w:val="21"/>
            <w:szCs w:val="21"/>
          </w:rPr>
          <w:t>et al.</w:t>
        </w:r>
      </w:hyperlink>
      <w:hyperlink r:id="rId1370">
        <w:r w:rsidR="0035605E" w:rsidRPr="00B670C0">
          <w:rPr>
            <w:color w:val="000000"/>
            <w:sz w:val="21"/>
            <w:szCs w:val="21"/>
          </w:rPr>
          <w:t xml:space="preserve"> (2010) ‘Genetic Analysis of Variation in Transcription Factor Binding in Yeast’. </w:t>
        </w:r>
      </w:hyperlink>
      <w:hyperlink r:id="rId1371">
        <w:r w:rsidR="0035605E" w:rsidRPr="00B670C0">
          <w:rPr>
            <w:i/>
            <w:color w:val="000000"/>
            <w:sz w:val="21"/>
            <w:szCs w:val="21"/>
          </w:rPr>
          <w:t>Nature</w:t>
        </w:r>
      </w:hyperlink>
      <w:hyperlink r:id="rId1372">
        <w:r w:rsidR="0035605E" w:rsidRPr="00B670C0">
          <w:rPr>
            <w:color w:val="000000"/>
            <w:sz w:val="21"/>
            <w:szCs w:val="21"/>
          </w:rPr>
          <w:t>, 464(7292), pp. 1187–1191.</w:t>
        </w:r>
      </w:hyperlink>
    </w:p>
    <w:p w14:paraId="171749D6"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73">
        <w:r w:rsidR="0035605E" w:rsidRPr="00B670C0">
          <w:rPr>
            <w:color w:val="000000"/>
            <w:sz w:val="21"/>
            <w:szCs w:val="21"/>
          </w:rPr>
          <w:t xml:space="preserve">Zhu, J. </w:t>
        </w:r>
      </w:hyperlink>
      <w:hyperlink r:id="rId1374">
        <w:r w:rsidR="0035605E" w:rsidRPr="00B670C0">
          <w:rPr>
            <w:i/>
            <w:color w:val="000000"/>
            <w:sz w:val="21"/>
            <w:szCs w:val="21"/>
          </w:rPr>
          <w:t>et al.</w:t>
        </w:r>
      </w:hyperlink>
      <w:hyperlink r:id="rId1375">
        <w:r w:rsidR="0035605E" w:rsidRPr="00B670C0">
          <w:rPr>
            <w:color w:val="000000"/>
            <w:sz w:val="21"/>
            <w:szCs w:val="21"/>
          </w:rPr>
          <w:t xml:space="preserve"> (2016) ‘Identification of Tissue-Specific Protein-Coding and Noncoding Transcripts across 14 Human Tissues Using RNA-Seq’. </w:t>
        </w:r>
      </w:hyperlink>
      <w:hyperlink r:id="rId1376">
        <w:r w:rsidR="0035605E" w:rsidRPr="00B670C0">
          <w:rPr>
            <w:i/>
            <w:color w:val="000000"/>
            <w:sz w:val="21"/>
            <w:szCs w:val="21"/>
          </w:rPr>
          <w:t>Scientific Reports</w:t>
        </w:r>
      </w:hyperlink>
      <w:hyperlink r:id="rId1377">
        <w:r w:rsidR="0035605E" w:rsidRPr="00B670C0">
          <w:rPr>
            <w:color w:val="000000"/>
            <w:sz w:val="21"/>
            <w:szCs w:val="21"/>
          </w:rPr>
          <w:t>, 6, p. 28400.</w:t>
        </w:r>
      </w:hyperlink>
    </w:p>
    <w:p w14:paraId="7378560E" w14:textId="77777777" w:rsidR="00831481" w:rsidRPr="00B670C0" w:rsidRDefault="00013A13" w:rsidP="00B670C0">
      <w:pPr>
        <w:widowControl w:val="0"/>
        <w:pBdr>
          <w:top w:val="nil"/>
          <w:left w:val="nil"/>
          <w:bottom w:val="nil"/>
          <w:right w:val="nil"/>
          <w:between w:val="nil"/>
        </w:pBdr>
        <w:spacing w:after="220" w:line="240" w:lineRule="auto"/>
        <w:rPr>
          <w:color w:val="000000"/>
          <w:sz w:val="21"/>
          <w:szCs w:val="21"/>
        </w:rPr>
      </w:pPr>
      <w:hyperlink r:id="rId1378">
        <w:r w:rsidR="0035605E" w:rsidRPr="00B670C0">
          <w:rPr>
            <w:color w:val="000000"/>
            <w:sz w:val="21"/>
            <w:szCs w:val="21"/>
          </w:rPr>
          <w:t xml:space="preserve">Zoonomia Consortium. (2020) ‘A Comparative Genomics Multitool for Scientific Discovery and Conservation’. </w:t>
        </w:r>
      </w:hyperlink>
      <w:hyperlink r:id="rId1379">
        <w:r w:rsidR="0035605E" w:rsidRPr="00B670C0">
          <w:rPr>
            <w:i/>
            <w:color w:val="000000"/>
            <w:sz w:val="21"/>
            <w:szCs w:val="21"/>
          </w:rPr>
          <w:t>Nature</w:t>
        </w:r>
      </w:hyperlink>
      <w:hyperlink r:id="rId1380">
        <w:r w:rsidR="0035605E" w:rsidRPr="00B670C0">
          <w:rPr>
            <w:color w:val="000000"/>
            <w:sz w:val="21"/>
            <w:szCs w:val="21"/>
          </w:rPr>
          <w:t>, 587(7833), pp. 240–245.</w:t>
        </w:r>
      </w:hyperlink>
    </w:p>
    <w:p w14:paraId="6A8A4394" w14:textId="77777777" w:rsidR="00831481" w:rsidRPr="00B670C0" w:rsidRDefault="00831481" w:rsidP="00B670C0">
      <w:pPr>
        <w:widowControl w:val="0"/>
        <w:pBdr>
          <w:top w:val="nil"/>
          <w:left w:val="nil"/>
          <w:bottom w:val="nil"/>
          <w:right w:val="nil"/>
          <w:between w:val="nil"/>
        </w:pBdr>
        <w:spacing w:line="240" w:lineRule="auto"/>
        <w:rPr>
          <w:sz w:val="21"/>
          <w:szCs w:val="21"/>
        </w:rPr>
      </w:pPr>
    </w:p>
    <w:sectPr w:rsidR="00831481" w:rsidRPr="00B670C0">
      <w:footerReference w:type="default" r:id="rId138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essica Peers (EI)" w:date="2022-04-22T16:47:00Z" w:initials="JP(">
    <w:p w14:paraId="5AFA6E91" w14:textId="544AB175" w:rsidR="00FF6CBF" w:rsidRDefault="0044104F">
      <w:pPr>
        <w:pStyle w:val="CommentText"/>
      </w:pPr>
      <w:r>
        <w:rPr>
          <w:rStyle w:val="CommentReference"/>
        </w:rPr>
        <w:annotationRef/>
      </w:r>
      <w:r>
        <w:t>Change this heading? Evolutionary theory? Population biology?</w:t>
      </w:r>
    </w:p>
  </w:comment>
  <w:comment w:id="3" w:author="Wilfried Haerty (EI)" w:date="2022-05-02T18:00:00Z" w:initials="WH(">
    <w:p w14:paraId="5C321B6C" w14:textId="79826265" w:rsidR="00FF6CBF" w:rsidRDefault="00FF6CBF">
      <w:pPr>
        <w:pStyle w:val="CommentText"/>
      </w:pPr>
      <w:r>
        <w:rPr>
          <w:rStyle w:val="CommentReference"/>
        </w:rPr>
        <w:annotationRef/>
      </w:r>
      <w:r>
        <w:t>Just use Introduction</w:t>
      </w:r>
    </w:p>
  </w:comment>
  <w:comment w:id="29" w:author="Jess Peers" w:date="2022-04-19T18:49:00Z" w:initials="">
    <w:p w14:paraId="4B23F395" w14:textId="77777777" w:rsidR="00831481" w:rsidRDefault="0035605E">
      <w:pPr>
        <w:widowControl w:val="0"/>
        <w:pBdr>
          <w:top w:val="nil"/>
          <w:left w:val="nil"/>
          <w:bottom w:val="nil"/>
          <w:right w:val="nil"/>
          <w:between w:val="nil"/>
        </w:pBdr>
        <w:spacing w:line="240" w:lineRule="auto"/>
        <w:rPr>
          <w:color w:val="000000"/>
        </w:rPr>
      </w:pPr>
      <w:r>
        <w:rPr>
          <w:color w:val="000000"/>
        </w:rPr>
        <w:t>check with Wilfried</w:t>
      </w:r>
    </w:p>
  </w:comment>
  <w:comment w:id="78" w:author="Jess Peers" w:date="2022-04-19T18:47:00Z" w:initials="">
    <w:p w14:paraId="3D4471D2" w14:textId="77777777" w:rsidR="00831481" w:rsidRDefault="0035605E">
      <w:pPr>
        <w:widowControl w:val="0"/>
        <w:pBdr>
          <w:top w:val="nil"/>
          <w:left w:val="nil"/>
          <w:bottom w:val="nil"/>
          <w:right w:val="nil"/>
          <w:between w:val="nil"/>
        </w:pBdr>
        <w:spacing w:line="240" w:lineRule="auto"/>
        <w:rPr>
          <w:color w:val="000000"/>
        </w:rPr>
      </w:pPr>
      <w:r>
        <w:rPr>
          <w:color w:val="000000"/>
        </w:rPr>
        <w:t>check - Wilfried mentioned a script to compare Zoonomia to Ensembl annotations</w:t>
      </w:r>
    </w:p>
  </w:comment>
  <w:comment w:id="79" w:author="Wilfried Haerty (EI)" w:date="2022-05-02T18:07:00Z" w:initials="WH(">
    <w:p w14:paraId="2A37A7DC" w14:textId="63027954" w:rsidR="006E73B7" w:rsidRDefault="006E73B7">
      <w:pPr>
        <w:pStyle w:val="CommentText"/>
      </w:pPr>
      <w:r>
        <w:rPr>
          <w:rStyle w:val="CommentReference"/>
        </w:rPr>
        <w:annotationRef/>
      </w:r>
      <w:r>
        <w:t xml:space="preserve">remind me for the </w:t>
      </w:r>
      <w:r>
        <w:t>script</w:t>
      </w:r>
    </w:p>
  </w:comment>
  <w:comment w:id="87" w:author="Jess Peers" w:date="2022-04-19T18:47:00Z" w:initials="">
    <w:p w14:paraId="05CF6533" w14:textId="77777777" w:rsidR="00831481" w:rsidRDefault="0035605E">
      <w:pPr>
        <w:widowControl w:val="0"/>
        <w:pBdr>
          <w:top w:val="nil"/>
          <w:left w:val="nil"/>
          <w:bottom w:val="nil"/>
          <w:right w:val="nil"/>
          <w:between w:val="nil"/>
        </w:pBdr>
        <w:spacing w:line="240" w:lineRule="auto"/>
        <w:rPr>
          <w:color w:val="000000"/>
        </w:rPr>
      </w:pPr>
      <w:r>
        <w:rPr>
          <w:color w:val="000000"/>
        </w:rP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FA6E91" w15:done="0"/>
  <w15:commentEx w15:paraId="5C321B6C" w15:paraIdParent="5AFA6E91" w15:done="0"/>
  <w15:commentEx w15:paraId="4B23F395" w15:done="0"/>
  <w15:commentEx w15:paraId="3D4471D2" w15:done="0"/>
  <w15:commentEx w15:paraId="2A37A7DC" w15:paraIdParent="3D4471D2" w15:done="0"/>
  <w15:commentEx w15:paraId="05CF65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D5AAA" w16cex:dateUtc="2022-04-22T15:47:00Z"/>
  <w16cex:commentExtensible w16cex:durableId="261A9AA3" w16cex:dateUtc="2022-05-02T17:00:00Z"/>
  <w16cex:commentExtensible w16cex:durableId="260D4E95" w16cex:dateUtc="2022-04-19T17:49:00Z"/>
  <w16cex:commentExtensible w16cex:durableId="260D4E96" w16cex:dateUtc="2022-04-19T17:47:00Z"/>
  <w16cex:commentExtensible w16cex:durableId="261A9C4E" w16cex:dateUtc="2022-05-02T17:07:00Z"/>
  <w16cex:commentExtensible w16cex:durableId="260D4E97" w16cex:dateUtc="2022-04-19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FA6E91" w16cid:durableId="260D5AAA"/>
  <w16cid:commentId w16cid:paraId="5C321B6C" w16cid:durableId="261A9AA3"/>
  <w16cid:commentId w16cid:paraId="4B23F395" w16cid:durableId="260D4E95"/>
  <w16cid:commentId w16cid:paraId="3D4471D2" w16cid:durableId="260D4E96"/>
  <w16cid:commentId w16cid:paraId="2A37A7DC" w16cid:durableId="261A9C4E"/>
  <w16cid:commentId w16cid:paraId="05CF6533" w16cid:durableId="260D4E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69065" w14:textId="77777777" w:rsidR="00013A13" w:rsidRDefault="00013A13">
      <w:pPr>
        <w:spacing w:line="240" w:lineRule="auto"/>
      </w:pPr>
      <w:r>
        <w:separator/>
      </w:r>
    </w:p>
  </w:endnote>
  <w:endnote w:type="continuationSeparator" w:id="0">
    <w:p w14:paraId="7D233D07" w14:textId="77777777" w:rsidR="00013A13" w:rsidRDefault="00013A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1F" w14:textId="77777777" w:rsidR="00831481" w:rsidRDefault="0035605E">
    <w:pPr>
      <w:jc w:val="right"/>
    </w:pPr>
    <w:r>
      <w:fldChar w:fldCharType="begin"/>
    </w:r>
    <w:r>
      <w:instrText>PAGE</w:instrText>
    </w:r>
    <w:r>
      <w:fldChar w:fldCharType="separate"/>
    </w:r>
    <w:r w:rsidR="004528F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F99C7" w14:textId="77777777" w:rsidR="00013A13" w:rsidRDefault="00013A13">
      <w:pPr>
        <w:spacing w:line="240" w:lineRule="auto"/>
      </w:pPr>
      <w:r>
        <w:separator/>
      </w:r>
    </w:p>
  </w:footnote>
  <w:footnote w:type="continuationSeparator" w:id="0">
    <w:p w14:paraId="0BC9C632" w14:textId="77777777" w:rsidR="00013A13" w:rsidRDefault="00013A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59D9"/>
    <w:multiLevelType w:val="multilevel"/>
    <w:tmpl w:val="41E68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34773C"/>
    <w:multiLevelType w:val="hybridMultilevel"/>
    <w:tmpl w:val="075A57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BF68D0"/>
    <w:multiLevelType w:val="multilevel"/>
    <w:tmpl w:val="7CCE6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077391"/>
    <w:multiLevelType w:val="hybridMultilevel"/>
    <w:tmpl w:val="1250D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29493205">
    <w:abstractNumId w:val="0"/>
  </w:num>
  <w:num w:numId="2" w16cid:durableId="1794591023">
    <w:abstractNumId w:val="2"/>
  </w:num>
  <w:num w:numId="3" w16cid:durableId="24136833">
    <w:abstractNumId w:val="1"/>
  </w:num>
  <w:num w:numId="4" w16cid:durableId="9791203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ica Peers (EI)">
    <w15:presenceInfo w15:providerId="AD" w15:userId="S::jpeers@nbi.ac.uk::7fd9d251-8b8c-49bd-842a-6d78614ba8f5"/>
  </w15:person>
  <w15:person w15:author="Wilfried Haerty (EI)">
    <w15:presenceInfo w15:providerId="AD" w15:userId="S::haertyw@nbi.ac.uk::5f5935cc-f945-4f71-ac56-e575c34a62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O343V491R881O574"/>
    <w:docVar w:name="paperpile-doc-name" w:val="Probation report.docx"/>
  </w:docVars>
  <w:rsids>
    <w:rsidRoot w:val="00831481"/>
    <w:rsid w:val="00013A13"/>
    <w:rsid w:val="00195B8E"/>
    <w:rsid w:val="00230A2B"/>
    <w:rsid w:val="002351CD"/>
    <w:rsid w:val="00263200"/>
    <w:rsid w:val="002A384C"/>
    <w:rsid w:val="002E0F95"/>
    <w:rsid w:val="0035605E"/>
    <w:rsid w:val="0044104F"/>
    <w:rsid w:val="004528FD"/>
    <w:rsid w:val="00512AAB"/>
    <w:rsid w:val="00561605"/>
    <w:rsid w:val="005B4957"/>
    <w:rsid w:val="005D0B5F"/>
    <w:rsid w:val="006532BA"/>
    <w:rsid w:val="0068219E"/>
    <w:rsid w:val="006E73B7"/>
    <w:rsid w:val="00792921"/>
    <w:rsid w:val="00831481"/>
    <w:rsid w:val="00937DE2"/>
    <w:rsid w:val="009603F7"/>
    <w:rsid w:val="009A5E4C"/>
    <w:rsid w:val="009D5D8A"/>
    <w:rsid w:val="00A93A35"/>
    <w:rsid w:val="00AD1BA7"/>
    <w:rsid w:val="00B670C0"/>
    <w:rsid w:val="00B749A2"/>
    <w:rsid w:val="00C8683C"/>
    <w:rsid w:val="00D57E1D"/>
    <w:rsid w:val="00D636CA"/>
    <w:rsid w:val="00DC3C7D"/>
    <w:rsid w:val="00E35032"/>
    <w:rsid w:val="00EB16B2"/>
    <w:rsid w:val="00ED01F6"/>
    <w:rsid w:val="00F0345F"/>
    <w:rsid w:val="00F313BD"/>
    <w:rsid w:val="00F71AC9"/>
    <w:rsid w:val="00FF6C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78D37"/>
  <w15:docId w15:val="{9D36916D-CA55-9D4A-B3C2-4A535B2BA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61605"/>
    <w:pPr>
      <w:keepNext/>
      <w:keepLines/>
      <w:spacing w:before="400" w:after="120"/>
      <w:outlineLvl w:val="0"/>
    </w:pPr>
    <w:rPr>
      <w:b/>
      <w:sz w:val="26"/>
      <w:szCs w:val="40"/>
    </w:rPr>
  </w:style>
  <w:style w:type="paragraph" w:styleId="Heading2">
    <w:name w:val="heading 2"/>
    <w:basedOn w:val="Normal"/>
    <w:next w:val="Normal"/>
    <w:uiPriority w:val="9"/>
    <w:unhideWhenUsed/>
    <w:qFormat/>
    <w:rsid w:val="009603F7"/>
    <w:pPr>
      <w:keepNext/>
      <w:keepLines/>
      <w:spacing w:before="360" w:after="120"/>
      <w:outlineLvl w:val="1"/>
    </w:pPr>
    <w:rPr>
      <w:b/>
      <w:szCs w:val="32"/>
    </w:rPr>
  </w:style>
  <w:style w:type="paragraph" w:styleId="Heading3">
    <w:name w:val="heading 3"/>
    <w:basedOn w:val="Normal"/>
    <w:next w:val="Normal"/>
    <w:uiPriority w:val="9"/>
    <w:unhideWhenUsed/>
    <w:qFormat/>
    <w:rsid w:val="00230A2B"/>
    <w:pPr>
      <w:keepNext/>
      <w:keepLines/>
      <w:spacing w:before="320" w:after="80"/>
      <w:outlineLvl w:val="2"/>
    </w:pPr>
    <w:rPr>
      <w:i/>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rsid w:val="004528FD"/>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16B2"/>
    <w:pPr>
      <w:spacing w:before="480" w:after="0"/>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Normal"/>
    <w:next w:val="Normal"/>
    <w:autoRedefine/>
    <w:uiPriority w:val="39"/>
    <w:unhideWhenUsed/>
    <w:rsid w:val="00F0345F"/>
    <w:pPr>
      <w:tabs>
        <w:tab w:val="left" w:pos="440"/>
        <w:tab w:val="right" w:leader="dot" w:pos="9350"/>
      </w:tabs>
      <w:spacing w:before="120"/>
    </w:pPr>
    <w:rPr>
      <w:b/>
      <w:bCs/>
      <w:noProof/>
    </w:rPr>
  </w:style>
  <w:style w:type="paragraph" w:styleId="TOC2">
    <w:name w:val="toc 2"/>
    <w:basedOn w:val="Normal"/>
    <w:next w:val="Normal"/>
    <w:autoRedefine/>
    <w:uiPriority w:val="39"/>
    <w:unhideWhenUsed/>
    <w:rsid w:val="00EB16B2"/>
    <w:pPr>
      <w:spacing w:before="120"/>
      <w:ind w:left="220"/>
    </w:pPr>
    <w:rPr>
      <w:rFonts w:asciiTheme="minorHAnsi" w:hAnsiTheme="minorHAnsi"/>
      <w:b/>
      <w:bCs/>
    </w:rPr>
  </w:style>
  <w:style w:type="paragraph" w:styleId="TOC3">
    <w:name w:val="toc 3"/>
    <w:basedOn w:val="Normal"/>
    <w:next w:val="Normal"/>
    <w:autoRedefine/>
    <w:uiPriority w:val="39"/>
    <w:unhideWhenUsed/>
    <w:rsid w:val="00B670C0"/>
    <w:pPr>
      <w:tabs>
        <w:tab w:val="right" w:leader="dot" w:pos="9350"/>
      </w:tabs>
      <w:spacing w:line="240" w:lineRule="auto"/>
      <w:ind w:left="440"/>
    </w:pPr>
    <w:rPr>
      <w:rFonts w:asciiTheme="minorHAnsi" w:hAnsiTheme="minorHAnsi"/>
      <w:sz w:val="20"/>
      <w:szCs w:val="20"/>
    </w:rPr>
  </w:style>
  <w:style w:type="paragraph" w:styleId="TOC4">
    <w:name w:val="toc 4"/>
    <w:basedOn w:val="Normal"/>
    <w:next w:val="Normal"/>
    <w:autoRedefine/>
    <w:uiPriority w:val="39"/>
    <w:semiHidden/>
    <w:unhideWhenUsed/>
    <w:rsid w:val="00EB16B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B16B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B16B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B16B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B16B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B16B2"/>
    <w:pPr>
      <w:ind w:left="1760"/>
    </w:pPr>
    <w:rPr>
      <w:rFonts w:asciiTheme="minorHAnsi" w:hAnsiTheme="minorHAnsi"/>
      <w:sz w:val="20"/>
      <w:szCs w:val="20"/>
    </w:rPr>
  </w:style>
  <w:style w:type="paragraph" w:styleId="Header">
    <w:name w:val="header"/>
    <w:basedOn w:val="Normal"/>
    <w:link w:val="HeaderChar"/>
    <w:uiPriority w:val="99"/>
    <w:unhideWhenUsed/>
    <w:rsid w:val="00F313BD"/>
    <w:pPr>
      <w:tabs>
        <w:tab w:val="center" w:pos="4513"/>
        <w:tab w:val="right" w:pos="9026"/>
      </w:tabs>
      <w:spacing w:line="240" w:lineRule="auto"/>
    </w:pPr>
  </w:style>
  <w:style w:type="character" w:customStyle="1" w:styleId="HeaderChar">
    <w:name w:val="Header Char"/>
    <w:basedOn w:val="DefaultParagraphFont"/>
    <w:link w:val="Header"/>
    <w:uiPriority w:val="99"/>
    <w:rsid w:val="00F313BD"/>
  </w:style>
  <w:style w:type="paragraph" w:styleId="Footer">
    <w:name w:val="footer"/>
    <w:basedOn w:val="Normal"/>
    <w:link w:val="FooterChar"/>
    <w:uiPriority w:val="99"/>
    <w:unhideWhenUsed/>
    <w:rsid w:val="00F313BD"/>
    <w:pPr>
      <w:tabs>
        <w:tab w:val="center" w:pos="4513"/>
        <w:tab w:val="right" w:pos="9026"/>
      </w:tabs>
      <w:spacing w:line="240" w:lineRule="auto"/>
    </w:pPr>
  </w:style>
  <w:style w:type="character" w:customStyle="1" w:styleId="FooterChar">
    <w:name w:val="Footer Char"/>
    <w:basedOn w:val="DefaultParagraphFont"/>
    <w:link w:val="Footer"/>
    <w:uiPriority w:val="99"/>
    <w:rsid w:val="00F313BD"/>
  </w:style>
  <w:style w:type="paragraph" w:customStyle="1" w:styleId="JPTitle">
    <w:name w:val="JP Title"/>
    <w:basedOn w:val="Normal"/>
    <w:qFormat/>
    <w:rsid w:val="00561605"/>
    <w:rPr>
      <w:b/>
      <w:sz w:val="26"/>
    </w:rPr>
  </w:style>
  <w:style w:type="character" w:styleId="Hyperlink">
    <w:name w:val="Hyperlink"/>
    <w:basedOn w:val="DefaultParagraphFont"/>
    <w:uiPriority w:val="99"/>
    <w:unhideWhenUsed/>
    <w:rsid w:val="00561605"/>
    <w:rPr>
      <w:color w:val="0000FF" w:themeColor="hyperlink"/>
      <w:u w:val="single"/>
    </w:rPr>
  </w:style>
  <w:style w:type="paragraph" w:styleId="ListParagraph">
    <w:name w:val="List Paragraph"/>
    <w:basedOn w:val="Normal"/>
    <w:uiPriority w:val="34"/>
    <w:qFormat/>
    <w:rsid w:val="009603F7"/>
    <w:pPr>
      <w:ind w:left="720"/>
      <w:contextualSpacing/>
    </w:pPr>
  </w:style>
  <w:style w:type="paragraph" w:styleId="CommentSubject">
    <w:name w:val="annotation subject"/>
    <w:basedOn w:val="CommentText"/>
    <w:next w:val="CommentText"/>
    <w:link w:val="CommentSubjectChar"/>
    <w:uiPriority w:val="99"/>
    <w:semiHidden/>
    <w:unhideWhenUsed/>
    <w:rsid w:val="0044104F"/>
    <w:rPr>
      <w:b/>
      <w:bCs/>
    </w:rPr>
  </w:style>
  <w:style w:type="character" w:customStyle="1" w:styleId="CommentSubjectChar">
    <w:name w:val="Comment Subject Char"/>
    <w:basedOn w:val="CommentTextChar"/>
    <w:link w:val="CommentSubject"/>
    <w:uiPriority w:val="99"/>
    <w:semiHidden/>
    <w:rsid w:val="0044104F"/>
    <w:rPr>
      <w:b/>
      <w:bCs/>
      <w:sz w:val="20"/>
      <w:szCs w:val="20"/>
    </w:rPr>
  </w:style>
  <w:style w:type="paragraph" w:styleId="Revision">
    <w:name w:val="Revision"/>
    <w:hidden/>
    <w:uiPriority w:val="99"/>
    <w:semiHidden/>
    <w:rsid w:val="00C8683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093699">
      <w:bodyDiv w:val="1"/>
      <w:marLeft w:val="0"/>
      <w:marRight w:val="0"/>
      <w:marTop w:val="0"/>
      <w:marBottom w:val="0"/>
      <w:divBdr>
        <w:top w:val="none" w:sz="0" w:space="0" w:color="auto"/>
        <w:left w:val="none" w:sz="0" w:space="0" w:color="auto"/>
        <w:bottom w:val="none" w:sz="0" w:space="0" w:color="auto"/>
        <w:right w:val="none" w:sz="0" w:space="0" w:color="auto"/>
      </w:divBdr>
    </w:div>
    <w:div w:id="1040277266">
      <w:bodyDiv w:val="1"/>
      <w:marLeft w:val="0"/>
      <w:marRight w:val="0"/>
      <w:marTop w:val="0"/>
      <w:marBottom w:val="0"/>
      <w:divBdr>
        <w:top w:val="none" w:sz="0" w:space="0" w:color="auto"/>
        <w:left w:val="none" w:sz="0" w:space="0" w:color="auto"/>
        <w:bottom w:val="none" w:sz="0" w:space="0" w:color="auto"/>
        <w:right w:val="none" w:sz="0" w:space="0" w:color="auto"/>
      </w:divBdr>
    </w:div>
    <w:div w:id="1408770206">
      <w:bodyDiv w:val="1"/>
      <w:marLeft w:val="0"/>
      <w:marRight w:val="0"/>
      <w:marTop w:val="0"/>
      <w:marBottom w:val="0"/>
      <w:divBdr>
        <w:top w:val="none" w:sz="0" w:space="0" w:color="auto"/>
        <w:left w:val="none" w:sz="0" w:space="0" w:color="auto"/>
        <w:bottom w:val="none" w:sz="0" w:space="0" w:color="auto"/>
        <w:right w:val="none" w:sz="0" w:space="0" w:color="auto"/>
      </w:divBdr>
    </w:div>
    <w:div w:id="1696424565">
      <w:bodyDiv w:val="1"/>
      <w:marLeft w:val="0"/>
      <w:marRight w:val="0"/>
      <w:marTop w:val="0"/>
      <w:marBottom w:val="0"/>
      <w:divBdr>
        <w:top w:val="none" w:sz="0" w:space="0" w:color="auto"/>
        <w:left w:val="none" w:sz="0" w:space="0" w:color="auto"/>
        <w:bottom w:val="none" w:sz="0" w:space="0" w:color="auto"/>
        <w:right w:val="none" w:sz="0" w:space="0" w:color="auto"/>
      </w:divBdr>
    </w:div>
    <w:div w:id="1742799522">
      <w:bodyDiv w:val="1"/>
      <w:marLeft w:val="0"/>
      <w:marRight w:val="0"/>
      <w:marTop w:val="0"/>
      <w:marBottom w:val="0"/>
      <w:divBdr>
        <w:top w:val="none" w:sz="0" w:space="0" w:color="auto"/>
        <w:left w:val="none" w:sz="0" w:space="0" w:color="auto"/>
        <w:bottom w:val="none" w:sz="0" w:space="0" w:color="auto"/>
        <w:right w:val="none" w:sz="0" w:space="0" w:color="auto"/>
      </w:divBdr>
    </w:div>
    <w:div w:id="2145996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1" Type="http://schemas.openxmlformats.org/officeDocument/2006/relationships/hyperlink" Target="https://paperpile.com/c/HQttr3/tBsW+IbOv+G24Q" TargetMode="External"/><Relationship Id="rId170" Type="http://schemas.openxmlformats.org/officeDocument/2006/relationships/hyperlink" Target="https://paperpile.com/c/HQttr3/PORF+VJr2+H5eu" TargetMode="External"/><Relationship Id="rId268" Type="http://schemas.openxmlformats.org/officeDocument/2006/relationships/hyperlink" Target="https://paperpile.com/c/HQttr3/erbk" TargetMode="External"/><Relationship Id="rId475" Type="http://schemas.openxmlformats.org/officeDocument/2006/relationships/hyperlink" Target="https://paperpile.com/c/HQttr3/vKgI+LD4r" TargetMode="External"/><Relationship Id="rId682" Type="http://schemas.openxmlformats.org/officeDocument/2006/relationships/hyperlink" Target="http://dx.doi.org/10.1038/ng.2819" TargetMode="External"/><Relationship Id="rId128" Type="http://schemas.openxmlformats.org/officeDocument/2006/relationships/hyperlink" Target="https://paperpile.com/c/HQttr3/YOV7" TargetMode="External"/><Relationship Id="rId335" Type="http://schemas.openxmlformats.org/officeDocument/2006/relationships/hyperlink" Target="https://paperpile.com/c/HQttr3/fYdu" TargetMode="External"/><Relationship Id="rId542" Type="http://schemas.openxmlformats.org/officeDocument/2006/relationships/hyperlink" Target="https://paperpile.com/c/HQttr3/L7br" TargetMode="External"/><Relationship Id="rId987" Type="http://schemas.openxmlformats.org/officeDocument/2006/relationships/hyperlink" Target="http://paperpile.com/b/HQttr3/uQ02" TargetMode="External"/><Relationship Id="rId1172" Type="http://schemas.openxmlformats.org/officeDocument/2006/relationships/hyperlink" Target="http://paperpile.com/b/HQttr3/eIS2" TargetMode="External"/><Relationship Id="rId402" Type="http://schemas.openxmlformats.org/officeDocument/2006/relationships/hyperlink" Target="https://paperpile.com/c/HQttr3/jZKY" TargetMode="External"/><Relationship Id="rId847" Type="http://schemas.openxmlformats.org/officeDocument/2006/relationships/hyperlink" Target="http://paperpile.com/b/HQttr3/fYdu" TargetMode="External"/><Relationship Id="rId1032" Type="http://schemas.openxmlformats.org/officeDocument/2006/relationships/hyperlink" Target="http://paperpile.com/b/HQttr3/UAyi" TargetMode="External"/><Relationship Id="rId707" Type="http://schemas.openxmlformats.org/officeDocument/2006/relationships/hyperlink" Target="http://paperpile.com/b/HQttr3/U8bG" TargetMode="External"/><Relationship Id="rId914" Type="http://schemas.openxmlformats.org/officeDocument/2006/relationships/hyperlink" Target="http://paperpile.com/b/HQttr3/joOu" TargetMode="External"/><Relationship Id="rId1337" Type="http://schemas.openxmlformats.org/officeDocument/2006/relationships/hyperlink" Target="http://paperpile.com/b/HQttr3/XoTv" TargetMode="External"/><Relationship Id="rId43" Type="http://schemas.openxmlformats.org/officeDocument/2006/relationships/hyperlink" Target="https://paperpile.com/c/HQttr3/GsGm" TargetMode="External"/><Relationship Id="rId192" Type="http://schemas.openxmlformats.org/officeDocument/2006/relationships/hyperlink" Target="https://paperpile.com/c/HQttr3/tKxR+Nwdx+3XeP+yvjg+EEMn+p9kK+Yk59" TargetMode="External"/><Relationship Id="rId497" Type="http://schemas.openxmlformats.org/officeDocument/2006/relationships/hyperlink" Target="https://paperpile.com/c/HQttr3/dn2s+RJVK" TargetMode="External"/><Relationship Id="rId357" Type="http://schemas.openxmlformats.org/officeDocument/2006/relationships/hyperlink" Target="https://paperpile.com/c/HQttr3/SQeB" TargetMode="External"/><Relationship Id="rId1194" Type="http://schemas.openxmlformats.org/officeDocument/2006/relationships/hyperlink" Target="http://paperpile.com/b/HQttr3/b8If" TargetMode="External"/><Relationship Id="rId217" Type="http://schemas.openxmlformats.org/officeDocument/2006/relationships/hyperlink" Target="https://paperpile.com/c/HQttr3/3XeP+xQjl" TargetMode="External"/><Relationship Id="rId564" Type="http://schemas.openxmlformats.org/officeDocument/2006/relationships/hyperlink" Target="https://paperpile.com/c/HQttr3/lMc7" TargetMode="External"/><Relationship Id="rId771" Type="http://schemas.openxmlformats.org/officeDocument/2006/relationships/hyperlink" Target="http://paperpile.com/b/HQttr3/1cI3" TargetMode="External"/><Relationship Id="rId869" Type="http://schemas.openxmlformats.org/officeDocument/2006/relationships/hyperlink" Target="http://paperpile.com/b/HQttr3/illR" TargetMode="External"/><Relationship Id="rId424" Type="http://schemas.openxmlformats.org/officeDocument/2006/relationships/hyperlink" Target="https://paperpile.com/c/HQttr3/JSpl" TargetMode="External"/><Relationship Id="rId631" Type="http://schemas.openxmlformats.org/officeDocument/2006/relationships/hyperlink" Target="https://paperpile.com/c/HQttr3/lLXE+eIS2" TargetMode="External"/><Relationship Id="rId729" Type="http://schemas.openxmlformats.org/officeDocument/2006/relationships/hyperlink" Target="http://paperpile.com/b/HQttr3/5v2K" TargetMode="External"/><Relationship Id="rId1054" Type="http://schemas.openxmlformats.org/officeDocument/2006/relationships/hyperlink" Target="http://paperpile.com/b/HQttr3/2hr2" TargetMode="External"/><Relationship Id="rId1261" Type="http://schemas.openxmlformats.org/officeDocument/2006/relationships/hyperlink" Target="http://paperpile.com/b/HQttr3/pbK6" TargetMode="External"/><Relationship Id="rId1359" Type="http://schemas.openxmlformats.org/officeDocument/2006/relationships/hyperlink" Target="http://paperpile.com/b/HQttr3/pcPN" TargetMode="External"/><Relationship Id="rId936" Type="http://schemas.openxmlformats.org/officeDocument/2006/relationships/hyperlink" Target="http://paperpile.com/b/HQttr3/9Ze7" TargetMode="External"/><Relationship Id="rId1121" Type="http://schemas.openxmlformats.org/officeDocument/2006/relationships/hyperlink" Target="http://paperpile.com/b/HQttr3/pRGG" TargetMode="External"/><Relationship Id="rId1219" Type="http://schemas.openxmlformats.org/officeDocument/2006/relationships/hyperlink" Target="http://paperpile.com/b/HQttr3/gg7F" TargetMode="External"/><Relationship Id="rId65" Type="http://schemas.openxmlformats.org/officeDocument/2006/relationships/hyperlink" Target="https://paperpile.com/c/HQttr3/3XeP+tKxR" TargetMode="External"/><Relationship Id="rId281" Type="http://schemas.openxmlformats.org/officeDocument/2006/relationships/hyperlink" Target="https://paperpile.com/c/HQttr3/BT72" TargetMode="External"/><Relationship Id="rId141" Type="http://schemas.openxmlformats.org/officeDocument/2006/relationships/hyperlink" Target="https://paperpile.com/c/HQttr3/HJ9c" TargetMode="External"/><Relationship Id="rId379" Type="http://schemas.openxmlformats.org/officeDocument/2006/relationships/hyperlink" Target="https://paperpile.com/c/HQttr3/JcU4" TargetMode="External"/><Relationship Id="rId586" Type="http://schemas.openxmlformats.org/officeDocument/2006/relationships/hyperlink" Target="https://paperpile.com/c/HQttr3/aIHd" TargetMode="External"/><Relationship Id="rId793" Type="http://schemas.openxmlformats.org/officeDocument/2006/relationships/hyperlink" Target="http://paperpile.com/b/HQttr3/f7A7" TargetMode="External"/><Relationship Id="rId7" Type="http://schemas.openxmlformats.org/officeDocument/2006/relationships/endnotes" Target="endnotes.xml"/><Relationship Id="rId239" Type="http://schemas.openxmlformats.org/officeDocument/2006/relationships/hyperlink" Target="https://paperpile.com/c/HQttr3/CjpC" TargetMode="External"/><Relationship Id="rId446" Type="http://schemas.openxmlformats.org/officeDocument/2006/relationships/hyperlink" Target="https://paperpile.com/c/HQttr3/lLXE" TargetMode="External"/><Relationship Id="rId653" Type="http://schemas.openxmlformats.org/officeDocument/2006/relationships/hyperlink" Target="http://paperpile.com/b/HQttr3/53vG" TargetMode="External"/><Relationship Id="rId1076" Type="http://schemas.openxmlformats.org/officeDocument/2006/relationships/hyperlink" Target="http://paperpile.com/b/HQttr3/Wqy1" TargetMode="External"/><Relationship Id="rId1283" Type="http://schemas.openxmlformats.org/officeDocument/2006/relationships/hyperlink" Target="http://paperpile.com/b/HQttr3/uz1X" TargetMode="External"/><Relationship Id="rId306" Type="http://schemas.openxmlformats.org/officeDocument/2006/relationships/hyperlink" Target="https://paperpile.com/c/HQttr3/RvVV" TargetMode="External"/><Relationship Id="rId860" Type="http://schemas.openxmlformats.org/officeDocument/2006/relationships/hyperlink" Target="http://paperpile.com/b/HQttr3/xQjl" TargetMode="External"/><Relationship Id="rId958" Type="http://schemas.openxmlformats.org/officeDocument/2006/relationships/hyperlink" Target="http://paperpile.com/b/HQttr3/7dfz" TargetMode="External"/><Relationship Id="rId1143" Type="http://schemas.openxmlformats.org/officeDocument/2006/relationships/hyperlink" Target="http://paperpile.com/b/HQttr3/HXwx" TargetMode="External"/><Relationship Id="rId87" Type="http://schemas.openxmlformats.org/officeDocument/2006/relationships/hyperlink" Target="https://paperpile.com/c/HQttr3/DIBK" TargetMode="External"/><Relationship Id="rId513" Type="http://schemas.openxmlformats.org/officeDocument/2006/relationships/hyperlink" Target="https://paperpile.com/c/HQttr3/5PPq" TargetMode="External"/><Relationship Id="rId720" Type="http://schemas.openxmlformats.org/officeDocument/2006/relationships/hyperlink" Target="http://paperpile.com/b/HQttr3/IbOv" TargetMode="External"/><Relationship Id="rId818" Type="http://schemas.openxmlformats.org/officeDocument/2006/relationships/hyperlink" Target="http://paperpile.com/b/HQttr3/vKgI" TargetMode="External"/><Relationship Id="rId1350" Type="http://schemas.openxmlformats.org/officeDocument/2006/relationships/hyperlink" Target="http://paperpile.com/b/HQttr3/fFS9" TargetMode="External"/><Relationship Id="rId1003" Type="http://schemas.openxmlformats.org/officeDocument/2006/relationships/hyperlink" Target="http://paperpile.com/b/HQttr3/HJ9c" TargetMode="External"/><Relationship Id="rId1210" Type="http://schemas.openxmlformats.org/officeDocument/2006/relationships/hyperlink" Target="http://paperpile.com/b/HQttr3/lMc7" TargetMode="External"/><Relationship Id="rId1308" Type="http://schemas.openxmlformats.org/officeDocument/2006/relationships/hyperlink" Target="http://paperpile.com/b/HQttr3/LD4r" TargetMode="External"/><Relationship Id="rId14" Type="http://schemas.microsoft.com/office/2016/09/relationships/commentsIds" Target="commentsIds.xml"/><Relationship Id="rId163" Type="http://schemas.openxmlformats.org/officeDocument/2006/relationships/hyperlink" Target="https://paperpile.com/c/HQttr3/fFS9+nAKi+aIKH+h72c+SYxv+uW74" TargetMode="External"/><Relationship Id="rId370" Type="http://schemas.openxmlformats.org/officeDocument/2006/relationships/hyperlink" Target="https://paperpile.com/c/HQttr3/L4Qy+pcPN+lZRZ" TargetMode="External"/><Relationship Id="rId230" Type="http://schemas.openxmlformats.org/officeDocument/2006/relationships/hyperlink" Target="https://paperpile.com/c/HQttr3/mN2p" TargetMode="External"/><Relationship Id="rId468" Type="http://schemas.openxmlformats.org/officeDocument/2006/relationships/hyperlink" Target="https://paperpile.com/c/HQttr3/aIKH" TargetMode="External"/><Relationship Id="rId675" Type="http://schemas.openxmlformats.org/officeDocument/2006/relationships/hyperlink" Target="http://paperpile.com/b/HQttr3/Pkqv" TargetMode="External"/><Relationship Id="rId882" Type="http://schemas.openxmlformats.org/officeDocument/2006/relationships/hyperlink" Target="http://paperpile.com/b/HQttr3/SQeB" TargetMode="External"/><Relationship Id="rId1098" Type="http://schemas.openxmlformats.org/officeDocument/2006/relationships/hyperlink" Target="http://paperpile.com/b/HQttr3/t7Ws" TargetMode="External"/><Relationship Id="rId328" Type="http://schemas.openxmlformats.org/officeDocument/2006/relationships/hyperlink" Target="https://paperpile.com/c/HQttr3/QHTM" TargetMode="External"/><Relationship Id="rId535" Type="http://schemas.openxmlformats.org/officeDocument/2006/relationships/hyperlink" Target="https://paperpile.com/c/HQttr3/VXM7" TargetMode="External"/><Relationship Id="rId742" Type="http://schemas.openxmlformats.org/officeDocument/2006/relationships/hyperlink" Target="http://paperpile.com/b/HQttr3/pztn" TargetMode="External"/><Relationship Id="rId1165" Type="http://schemas.openxmlformats.org/officeDocument/2006/relationships/hyperlink" Target="http://paperpile.com/b/HQttr3/JcU4" TargetMode="External"/><Relationship Id="rId1372" Type="http://schemas.openxmlformats.org/officeDocument/2006/relationships/hyperlink" Target="http://paperpile.com/b/HQttr3/yakP" TargetMode="External"/><Relationship Id="rId602" Type="http://schemas.openxmlformats.org/officeDocument/2006/relationships/hyperlink" Target="https://paperpile.com/c/HQttr3/yCWN" TargetMode="External"/><Relationship Id="rId1025" Type="http://schemas.openxmlformats.org/officeDocument/2006/relationships/hyperlink" Target="http://paperpile.com/b/HQttr3/LI2Q" TargetMode="External"/><Relationship Id="rId1232" Type="http://schemas.openxmlformats.org/officeDocument/2006/relationships/hyperlink" Target="http://paperpile.com/b/HQttr3/SYxv" TargetMode="External"/><Relationship Id="rId907" Type="http://schemas.openxmlformats.org/officeDocument/2006/relationships/hyperlink" Target="http://paperpile.com/b/HQttr3/Rm8I" TargetMode="External"/><Relationship Id="rId36" Type="http://schemas.openxmlformats.org/officeDocument/2006/relationships/hyperlink" Target="https://paperpile.com/c/HQttr3/HnZg+rhgV+uz1X+wpPj+SQeB" TargetMode="External"/><Relationship Id="rId185" Type="http://schemas.openxmlformats.org/officeDocument/2006/relationships/hyperlink" Target="https://paperpile.com/c/HQttr3/3XeP" TargetMode="External"/><Relationship Id="rId392" Type="http://schemas.openxmlformats.org/officeDocument/2006/relationships/hyperlink" Target="https://paperpile.com/c/HQttr3/2hr2+fB9M" TargetMode="External"/><Relationship Id="rId697" Type="http://schemas.openxmlformats.org/officeDocument/2006/relationships/hyperlink" Target="http://paperpile.com/b/HQttr3/IVFB" TargetMode="External"/><Relationship Id="rId252" Type="http://schemas.openxmlformats.org/officeDocument/2006/relationships/hyperlink" Target="https://paperpile.com/c/HQttr3/opft" TargetMode="External"/><Relationship Id="rId1187" Type="http://schemas.openxmlformats.org/officeDocument/2006/relationships/hyperlink" Target="http://paperpile.com/b/HQttr3/fquX" TargetMode="External"/><Relationship Id="rId112" Type="http://schemas.openxmlformats.org/officeDocument/2006/relationships/hyperlink" Target="https://paperpile.com/c/HQttr3/1ry4" TargetMode="External"/><Relationship Id="rId557" Type="http://schemas.openxmlformats.org/officeDocument/2006/relationships/hyperlink" Target="https://paperpile.com/c/HQttr3/dkXg" TargetMode="External"/><Relationship Id="rId764" Type="http://schemas.openxmlformats.org/officeDocument/2006/relationships/hyperlink" Target="http://paperpile.com/b/HQttr3/ZBBb" TargetMode="External"/><Relationship Id="rId971" Type="http://schemas.openxmlformats.org/officeDocument/2006/relationships/hyperlink" Target="http://paperpile.com/b/HQttr3/Ctx9" TargetMode="External"/><Relationship Id="rId417" Type="http://schemas.openxmlformats.org/officeDocument/2006/relationships/image" Target="media/image9.png"/><Relationship Id="rId624" Type="http://schemas.openxmlformats.org/officeDocument/2006/relationships/hyperlink" Target="https://paperpile.com/c/HQttr3/7Zfg" TargetMode="External"/><Relationship Id="rId831" Type="http://schemas.openxmlformats.org/officeDocument/2006/relationships/hyperlink" Target="http://paperpile.com/b/HQttr3/wJ8u" TargetMode="External"/><Relationship Id="rId1047" Type="http://schemas.openxmlformats.org/officeDocument/2006/relationships/hyperlink" Target="http://paperpile.com/b/HQttr3/KBkV" TargetMode="External"/><Relationship Id="rId1254" Type="http://schemas.openxmlformats.org/officeDocument/2006/relationships/hyperlink" Target="http://paperpile.com/b/HQttr3/JWF6" TargetMode="External"/><Relationship Id="rId929" Type="http://schemas.openxmlformats.org/officeDocument/2006/relationships/hyperlink" Target="http://paperpile.com/b/HQttr3/L7br" TargetMode="External"/><Relationship Id="rId1114" Type="http://schemas.openxmlformats.org/officeDocument/2006/relationships/hyperlink" Target="http://paperpile.com/b/HQttr3/MV13" TargetMode="External"/><Relationship Id="rId1321" Type="http://schemas.openxmlformats.org/officeDocument/2006/relationships/hyperlink" Target="http://paperpile.com/b/HQttr3/xvcU" TargetMode="External"/><Relationship Id="rId58" Type="http://schemas.openxmlformats.org/officeDocument/2006/relationships/hyperlink" Target="https://paperpile.com/c/HQttr3/9Ze7" TargetMode="External"/><Relationship Id="rId274" Type="http://schemas.openxmlformats.org/officeDocument/2006/relationships/hyperlink" Target="https://paperpile.com/c/HQttr3/Q3fU" TargetMode="External"/><Relationship Id="rId481" Type="http://schemas.openxmlformats.org/officeDocument/2006/relationships/hyperlink" Target="https://paperpile.com/c/HQttr3/ojjx" TargetMode="External"/><Relationship Id="rId134" Type="http://schemas.openxmlformats.org/officeDocument/2006/relationships/hyperlink" Target="https://paperpile.com/c/HQttr3/TFOm" TargetMode="External"/><Relationship Id="rId579" Type="http://schemas.openxmlformats.org/officeDocument/2006/relationships/hyperlink" Target="https://paperpile.com/c/HQttr3/dkXg" TargetMode="External"/><Relationship Id="rId786" Type="http://schemas.openxmlformats.org/officeDocument/2006/relationships/hyperlink" Target="http://paperpile.com/b/HQttr3/aIHd" TargetMode="External"/><Relationship Id="rId993" Type="http://schemas.openxmlformats.org/officeDocument/2006/relationships/hyperlink" Target="http://paperpile.com/b/HQttr3/S96K" TargetMode="External"/><Relationship Id="rId341" Type="http://schemas.openxmlformats.org/officeDocument/2006/relationships/hyperlink" Target="https://paperpile.com/c/HQttr3/fYdu" TargetMode="External"/><Relationship Id="rId439" Type="http://schemas.openxmlformats.org/officeDocument/2006/relationships/hyperlink" Target="https://paperpile.com/c/HQttr3/JSpl" TargetMode="External"/><Relationship Id="rId646" Type="http://schemas.openxmlformats.org/officeDocument/2006/relationships/hyperlink" Target="http://paperpile.com/b/HQttr3/Tl37" TargetMode="External"/><Relationship Id="rId1069" Type="http://schemas.openxmlformats.org/officeDocument/2006/relationships/hyperlink" Target="http://paperpile.com/b/HQttr3/aMsB" TargetMode="External"/><Relationship Id="rId1276" Type="http://schemas.openxmlformats.org/officeDocument/2006/relationships/hyperlink" Target="http://paperpile.com/b/HQttr3/tFLs" TargetMode="External"/><Relationship Id="rId201" Type="http://schemas.openxmlformats.org/officeDocument/2006/relationships/hyperlink" Target="https://paperpile.com/c/HQttr3/tKxR+Nwdx+3XeP+yvjg+EEMn+p9kK+Yk59" TargetMode="External"/><Relationship Id="rId506" Type="http://schemas.openxmlformats.org/officeDocument/2006/relationships/hyperlink" Target="https://paperpile.com/c/HQttr3/fFS9+aIKH" TargetMode="External"/><Relationship Id="rId853" Type="http://schemas.openxmlformats.org/officeDocument/2006/relationships/hyperlink" Target="http://paperpile.com/b/HQttr3/RJVK" TargetMode="External"/><Relationship Id="rId1136" Type="http://schemas.openxmlformats.org/officeDocument/2006/relationships/hyperlink" Target="http://paperpile.com/b/HQttr3/8keu" TargetMode="External"/><Relationship Id="rId713" Type="http://schemas.openxmlformats.org/officeDocument/2006/relationships/hyperlink" Target="http://paperpile.com/b/HQttr3/H5eu" TargetMode="External"/><Relationship Id="rId920" Type="http://schemas.openxmlformats.org/officeDocument/2006/relationships/hyperlink" Target="http://paperpile.com/b/HQttr3/TFOm" TargetMode="External"/><Relationship Id="rId1343" Type="http://schemas.openxmlformats.org/officeDocument/2006/relationships/hyperlink" Target="http://dx.doi.org/10.3390/ijms21020653" TargetMode="External"/><Relationship Id="rId1203" Type="http://schemas.openxmlformats.org/officeDocument/2006/relationships/hyperlink" Target="http://paperpile.com/b/HQttr3/h72c" TargetMode="External"/><Relationship Id="rId296" Type="http://schemas.openxmlformats.org/officeDocument/2006/relationships/hyperlink" Target="https://paperpile.com/c/HQttr3/S96K+Tl37" TargetMode="External"/><Relationship Id="rId156" Type="http://schemas.openxmlformats.org/officeDocument/2006/relationships/hyperlink" Target="https://paperpile.com/c/HQttr3/fFS9+nAKi+aIKH+h72c+SYxv+uW74" TargetMode="External"/><Relationship Id="rId363" Type="http://schemas.openxmlformats.org/officeDocument/2006/relationships/hyperlink" Target="https://paperpile.com/c/HQttr3/5oMi+b8If+XWXs+WdHb" TargetMode="External"/><Relationship Id="rId570" Type="http://schemas.openxmlformats.org/officeDocument/2006/relationships/hyperlink" Target="https://paperpile.com/c/HQttr3/9151" TargetMode="External"/><Relationship Id="rId223" Type="http://schemas.openxmlformats.org/officeDocument/2006/relationships/hyperlink" Target="https://paperpile.com/c/HQttr3/8keu+pwAz" TargetMode="External"/><Relationship Id="rId430" Type="http://schemas.openxmlformats.org/officeDocument/2006/relationships/hyperlink" Target="https://paperpile.com/c/HQttr3/L7br" TargetMode="External"/><Relationship Id="rId668" Type="http://schemas.openxmlformats.org/officeDocument/2006/relationships/hyperlink" Target="http://paperpile.com/b/HQttr3/T9Lh" TargetMode="External"/><Relationship Id="rId875" Type="http://schemas.openxmlformats.org/officeDocument/2006/relationships/hyperlink" Target="http://paperpile.com/b/HQttr3/94Qh" TargetMode="External"/><Relationship Id="rId1060" Type="http://schemas.openxmlformats.org/officeDocument/2006/relationships/hyperlink" Target="http://paperpile.com/b/HQttr3/2hr2" TargetMode="External"/><Relationship Id="rId1298" Type="http://schemas.openxmlformats.org/officeDocument/2006/relationships/hyperlink" Target="http://paperpile.com/b/HQttr3/XEIT" TargetMode="External"/><Relationship Id="rId528" Type="http://schemas.openxmlformats.org/officeDocument/2006/relationships/hyperlink" Target="https://paperpile.com/c/HQttr3/VXM7" TargetMode="External"/><Relationship Id="rId735" Type="http://schemas.openxmlformats.org/officeDocument/2006/relationships/hyperlink" Target="http://paperpile.com/b/HQttr3/BT72" TargetMode="External"/><Relationship Id="rId942" Type="http://schemas.openxmlformats.org/officeDocument/2006/relationships/hyperlink" Target="http://paperpile.com/b/HQttr3/ldWs" TargetMode="External"/><Relationship Id="rId1158" Type="http://schemas.openxmlformats.org/officeDocument/2006/relationships/hyperlink" Target="http://paperpile.com/b/HQttr3/pGyj" TargetMode="External"/><Relationship Id="rId1365" Type="http://schemas.openxmlformats.org/officeDocument/2006/relationships/hyperlink" Target="http://paperpile.com/b/HQttr3/6WIy" TargetMode="External"/><Relationship Id="rId1018" Type="http://schemas.openxmlformats.org/officeDocument/2006/relationships/hyperlink" Target="http://paperpile.com/b/HQttr3/3XeP" TargetMode="External"/><Relationship Id="rId1225" Type="http://schemas.openxmlformats.org/officeDocument/2006/relationships/hyperlink" Target="http://paperpile.com/b/HQttr3/KJnw" TargetMode="External"/><Relationship Id="rId71" Type="http://schemas.openxmlformats.org/officeDocument/2006/relationships/hyperlink" Target="https://paperpile.com/c/HQttr3/3XeP" TargetMode="External"/><Relationship Id="rId802" Type="http://schemas.openxmlformats.org/officeDocument/2006/relationships/hyperlink" Target="http://paperpile.com/b/HQttr3/xxaa" TargetMode="External"/><Relationship Id="rId29" Type="http://schemas.openxmlformats.org/officeDocument/2006/relationships/hyperlink" Target="https://paperpile.com/c/HQttr3/C3HS+b5I0" TargetMode="External"/><Relationship Id="rId178" Type="http://schemas.openxmlformats.org/officeDocument/2006/relationships/hyperlink" Target="https://paperpile.com/c/HQttr3/tKxR" TargetMode="External"/><Relationship Id="rId385" Type="http://schemas.openxmlformats.org/officeDocument/2006/relationships/hyperlink" Target="https://paperpile.com/c/HQttr3/Dhgj" TargetMode="External"/><Relationship Id="rId592" Type="http://schemas.openxmlformats.org/officeDocument/2006/relationships/hyperlink" Target="https://paperpile.com/c/HQttr3/8KCa+JxtB" TargetMode="External"/><Relationship Id="rId245" Type="http://schemas.openxmlformats.org/officeDocument/2006/relationships/hyperlink" Target="https://paperpile.com/c/HQttr3/qeHO" TargetMode="External"/><Relationship Id="rId452" Type="http://schemas.openxmlformats.org/officeDocument/2006/relationships/hyperlink" Target="https://paperpile.com/c/HQttr3/L7br" TargetMode="External"/><Relationship Id="rId897" Type="http://schemas.openxmlformats.org/officeDocument/2006/relationships/hyperlink" Target="http://paperpile.com/b/HQttr3/5oMi" TargetMode="External"/><Relationship Id="rId1082" Type="http://schemas.openxmlformats.org/officeDocument/2006/relationships/hyperlink" Target="http://www.catsg.org/fileadmin/filesharing/3.Conservation_Center/3.4._Strategies___Action_Plans/leopard_Asia/Miquelle_et_al_1996_Recovery_plan_for_conservation_of_the_far_eastern_leopard.pdf" TargetMode="External"/><Relationship Id="rId105" Type="http://schemas.openxmlformats.org/officeDocument/2006/relationships/hyperlink" Target="https://paperpile.com/c/HQttr3/h72c" TargetMode="External"/><Relationship Id="rId312" Type="http://schemas.openxmlformats.org/officeDocument/2006/relationships/hyperlink" Target="https://paperpile.com/c/HQttr3/kJg6" TargetMode="External"/><Relationship Id="rId757" Type="http://schemas.openxmlformats.org/officeDocument/2006/relationships/hyperlink" Target="http://paperpile.com/b/HQttr3/dkXg" TargetMode="External"/><Relationship Id="rId964" Type="http://schemas.openxmlformats.org/officeDocument/2006/relationships/hyperlink" Target="http://paperpile.com/b/HQttr3/1ry4" TargetMode="External"/><Relationship Id="rId93" Type="http://schemas.openxmlformats.org/officeDocument/2006/relationships/hyperlink" Target="https://paperpile.com/c/HQttr3/9b8F+VeeI" TargetMode="External"/><Relationship Id="rId617" Type="http://schemas.openxmlformats.org/officeDocument/2006/relationships/hyperlink" Target="https://paperpile.com/c/HQttr3/XEIT" TargetMode="External"/><Relationship Id="rId824" Type="http://schemas.openxmlformats.org/officeDocument/2006/relationships/hyperlink" Target="http://paperpile.com/b/HQttr3/kJg6" TargetMode="External"/><Relationship Id="rId1247" Type="http://schemas.openxmlformats.org/officeDocument/2006/relationships/hyperlink" Target="http://paperpile.com/b/HQttr3/rhgV" TargetMode="External"/><Relationship Id="rId1107" Type="http://schemas.openxmlformats.org/officeDocument/2006/relationships/hyperlink" Target="http://paperpile.com/b/HQttr3/2io9" TargetMode="External"/><Relationship Id="rId1314" Type="http://schemas.openxmlformats.org/officeDocument/2006/relationships/hyperlink" Target="http://paperpile.com/b/HQttr3/DIBK" TargetMode="External"/><Relationship Id="rId20" Type="http://schemas.openxmlformats.org/officeDocument/2006/relationships/hyperlink" Target="https://paperpile.com/c/HQttr3/tBsW+IbOv+G24Q" TargetMode="External"/><Relationship Id="rId267" Type="http://schemas.openxmlformats.org/officeDocument/2006/relationships/hyperlink" Target="https://paperpile.com/c/HQttr3/6cTn" TargetMode="External"/><Relationship Id="rId474" Type="http://schemas.openxmlformats.org/officeDocument/2006/relationships/hyperlink" Target="https://paperpile.com/c/HQttr3/vKgI+LD4r" TargetMode="External"/><Relationship Id="rId127" Type="http://schemas.openxmlformats.org/officeDocument/2006/relationships/hyperlink" Target="https://paperpile.com/c/HQttr3/YOV7" TargetMode="External"/><Relationship Id="rId681" Type="http://schemas.openxmlformats.org/officeDocument/2006/relationships/hyperlink" Target="http://paperpile.com/b/HQttr3/5AsT" TargetMode="External"/><Relationship Id="rId779" Type="http://schemas.openxmlformats.org/officeDocument/2006/relationships/hyperlink" Target="http://paperpile.com/b/HQttr3/tKxR" TargetMode="External"/><Relationship Id="rId986" Type="http://schemas.openxmlformats.org/officeDocument/2006/relationships/hyperlink" Target="https://github.com/douglasgscofield/hcluster" TargetMode="External"/><Relationship Id="rId334" Type="http://schemas.openxmlformats.org/officeDocument/2006/relationships/hyperlink" Target="https://paperpile.com/c/HQttr3/fYdu" TargetMode="External"/><Relationship Id="rId541" Type="http://schemas.openxmlformats.org/officeDocument/2006/relationships/hyperlink" Target="https://paperpile.com/c/HQttr3/Wqy1+YcFS" TargetMode="External"/><Relationship Id="rId639" Type="http://schemas.openxmlformats.org/officeDocument/2006/relationships/image" Target="media/image12.png"/><Relationship Id="rId1171" Type="http://schemas.openxmlformats.org/officeDocument/2006/relationships/hyperlink" Target="http://paperpile.com/b/HQttr3/eIS2" TargetMode="External"/><Relationship Id="rId1269" Type="http://schemas.openxmlformats.org/officeDocument/2006/relationships/hyperlink" Target="http://paperpile.com/b/HQttr3/VpbC" TargetMode="External"/><Relationship Id="rId401" Type="http://schemas.openxmlformats.org/officeDocument/2006/relationships/hyperlink" Target="https://paperpile.com/c/HQttr3/jZKY" TargetMode="External"/><Relationship Id="rId846" Type="http://schemas.openxmlformats.org/officeDocument/2006/relationships/hyperlink" Target="http://paperpile.com/b/HQttr3/fYdu" TargetMode="External"/><Relationship Id="rId1031" Type="http://schemas.openxmlformats.org/officeDocument/2006/relationships/hyperlink" Target="http://paperpile.com/b/HQttr3/YOV7" TargetMode="External"/><Relationship Id="rId1129" Type="http://schemas.openxmlformats.org/officeDocument/2006/relationships/hyperlink" Target="http://paperpile.com/b/HQttr3/wdtK" TargetMode="External"/><Relationship Id="rId706" Type="http://schemas.openxmlformats.org/officeDocument/2006/relationships/hyperlink" Target="http://paperpile.com/b/HQttr3/U8bG" TargetMode="External"/><Relationship Id="rId913" Type="http://schemas.openxmlformats.org/officeDocument/2006/relationships/hyperlink" Target="http://paperpile.com/b/HQttr3/joOu" TargetMode="External"/><Relationship Id="rId1336" Type="http://schemas.openxmlformats.org/officeDocument/2006/relationships/hyperlink" Target="http://dx.doi.org/10.1101/2022.01.13.476251" TargetMode="External"/><Relationship Id="rId42" Type="http://schemas.openxmlformats.org/officeDocument/2006/relationships/hyperlink" Target="https://paperpile.com/c/HQttr3/yakP" TargetMode="External"/><Relationship Id="rId191" Type="http://schemas.openxmlformats.org/officeDocument/2006/relationships/hyperlink" Target="https://paperpile.com/c/HQttr3/tKxR+Nwdx+3XeP+yvjg+EEMn+p9kK+Yk59" TargetMode="External"/><Relationship Id="rId289" Type="http://schemas.openxmlformats.org/officeDocument/2006/relationships/hyperlink" Target="https://paperpile.com/c/HQttr3/YyKR+CEuX+BT72" TargetMode="External"/><Relationship Id="rId496" Type="http://schemas.openxmlformats.org/officeDocument/2006/relationships/hyperlink" Target="https://paperpile.com/c/HQttr3/QwoN+tFLs" TargetMode="External"/><Relationship Id="rId149" Type="http://schemas.openxmlformats.org/officeDocument/2006/relationships/hyperlink" Target="https://paperpile.com/c/HQttr3/TFOm+ZBBb" TargetMode="External"/><Relationship Id="rId356" Type="http://schemas.openxmlformats.org/officeDocument/2006/relationships/hyperlink" Target="https://paperpile.com/c/HQttr3/SQeB" TargetMode="External"/><Relationship Id="rId563" Type="http://schemas.openxmlformats.org/officeDocument/2006/relationships/hyperlink" Target="https://paperpile.com/c/HQttr3/tg8D+9151" TargetMode="External"/><Relationship Id="rId770" Type="http://schemas.openxmlformats.org/officeDocument/2006/relationships/hyperlink" Target="http://paperpile.com/b/HQttr3/1cI3" TargetMode="External"/><Relationship Id="rId1193" Type="http://schemas.openxmlformats.org/officeDocument/2006/relationships/hyperlink" Target="http://paperpile.com/b/HQttr3/b8If" TargetMode="External"/><Relationship Id="rId216" Type="http://schemas.openxmlformats.org/officeDocument/2006/relationships/hyperlink" Target="https://paperpile.com/c/HQttr3/3XeP+xQjl" TargetMode="External"/><Relationship Id="rId423" Type="http://schemas.openxmlformats.org/officeDocument/2006/relationships/hyperlink" Target="https://paperpile.com/c/HQttr3/JSpl" TargetMode="External"/><Relationship Id="rId868" Type="http://schemas.openxmlformats.org/officeDocument/2006/relationships/hyperlink" Target="http://paperpile.com/b/HQttr3/ufIy" TargetMode="External"/><Relationship Id="rId1053" Type="http://schemas.openxmlformats.org/officeDocument/2006/relationships/hyperlink" Target="http://paperpile.com/b/HQttr3/fojQ" TargetMode="External"/><Relationship Id="rId1260" Type="http://schemas.openxmlformats.org/officeDocument/2006/relationships/hyperlink" Target="http://paperpile.com/b/HQttr3/pbK6" TargetMode="External"/><Relationship Id="rId630" Type="http://schemas.openxmlformats.org/officeDocument/2006/relationships/hyperlink" Target="https://paperpile.com/c/HQttr3/lLXE+eIS2" TargetMode="External"/><Relationship Id="rId728" Type="http://schemas.openxmlformats.org/officeDocument/2006/relationships/hyperlink" Target="http://paperpile.com/b/HQttr3/5v2K" TargetMode="External"/><Relationship Id="rId935" Type="http://schemas.openxmlformats.org/officeDocument/2006/relationships/hyperlink" Target="http://paperpile.com/b/HQttr3/9Ze7" TargetMode="External"/><Relationship Id="rId1358" Type="http://schemas.openxmlformats.org/officeDocument/2006/relationships/hyperlink" Target="http://paperpile.com/b/HQttr3/pcPN" TargetMode="External"/><Relationship Id="rId64" Type="http://schemas.openxmlformats.org/officeDocument/2006/relationships/hyperlink" Target="https://paperpile.com/c/HQttr3/3XeP+tKxR" TargetMode="External"/><Relationship Id="rId1120" Type="http://schemas.openxmlformats.org/officeDocument/2006/relationships/hyperlink" Target="http://paperpile.com/b/HQttr3/bu0F" TargetMode="External"/><Relationship Id="rId1218" Type="http://schemas.openxmlformats.org/officeDocument/2006/relationships/hyperlink" Target="http://paperpile.com/b/HQttr3/gg7F" TargetMode="External"/><Relationship Id="rId280" Type="http://schemas.openxmlformats.org/officeDocument/2006/relationships/hyperlink" Target="https://paperpile.com/c/HQttr3/BT72" TargetMode="External"/><Relationship Id="rId140" Type="http://schemas.openxmlformats.org/officeDocument/2006/relationships/hyperlink" Target="https://paperpile.com/c/HQttr3/HJ9c" TargetMode="External"/><Relationship Id="rId378" Type="http://schemas.openxmlformats.org/officeDocument/2006/relationships/hyperlink" Target="https://paperpile.com/c/HQttr3/JcU4" TargetMode="External"/><Relationship Id="rId585" Type="http://schemas.openxmlformats.org/officeDocument/2006/relationships/hyperlink" Target="https://paperpile.com/c/HQttr3/aIHd" TargetMode="External"/><Relationship Id="rId792" Type="http://schemas.openxmlformats.org/officeDocument/2006/relationships/hyperlink" Target="http://paperpile.com/b/HQttr3/f7A7" TargetMode="External"/><Relationship Id="rId6" Type="http://schemas.openxmlformats.org/officeDocument/2006/relationships/footnotes" Target="footnotes.xml"/><Relationship Id="rId238" Type="http://schemas.openxmlformats.org/officeDocument/2006/relationships/hyperlink" Target="https://paperpile.com/c/HQttr3/3pp5+s61q" TargetMode="External"/><Relationship Id="rId445" Type="http://schemas.openxmlformats.org/officeDocument/2006/relationships/hyperlink" Target="https://paperpile.com/c/HQttr3/lLXE" TargetMode="External"/><Relationship Id="rId652" Type="http://schemas.openxmlformats.org/officeDocument/2006/relationships/hyperlink" Target="http://paperpile.com/b/HQttr3/53vG" TargetMode="External"/><Relationship Id="rId1075" Type="http://schemas.openxmlformats.org/officeDocument/2006/relationships/hyperlink" Target="http://paperpile.com/b/HQttr3/Wqy1" TargetMode="External"/><Relationship Id="rId1282" Type="http://schemas.openxmlformats.org/officeDocument/2006/relationships/hyperlink" Target="http://paperpile.com/b/HQttr3/uz1X" TargetMode="External"/><Relationship Id="rId305" Type="http://schemas.openxmlformats.org/officeDocument/2006/relationships/hyperlink" Target="https://paperpile.com/c/HQttr3/RvVV" TargetMode="External"/><Relationship Id="rId512" Type="http://schemas.openxmlformats.org/officeDocument/2006/relationships/hyperlink" Target="https://paperpile.com/c/HQttr3/5PPq" TargetMode="External"/><Relationship Id="rId957" Type="http://schemas.openxmlformats.org/officeDocument/2006/relationships/hyperlink" Target="http://paperpile.com/b/HQttr3/7dfz" TargetMode="External"/><Relationship Id="rId1142" Type="http://schemas.openxmlformats.org/officeDocument/2006/relationships/hyperlink" Target="http://paperpile.com/b/HQttr3/pJBu" TargetMode="External"/><Relationship Id="rId86" Type="http://schemas.openxmlformats.org/officeDocument/2006/relationships/hyperlink" Target="https://paperpile.com/c/HQttr3/DIBK" TargetMode="External"/><Relationship Id="rId817" Type="http://schemas.openxmlformats.org/officeDocument/2006/relationships/hyperlink" Target="http://paperpile.com/b/HQttr3/vKgI" TargetMode="External"/><Relationship Id="rId1002" Type="http://schemas.openxmlformats.org/officeDocument/2006/relationships/hyperlink" Target="http://paperpile.com/b/HQttr3/HJ9c" TargetMode="External"/><Relationship Id="rId1307" Type="http://schemas.openxmlformats.org/officeDocument/2006/relationships/hyperlink" Target="http://paperpile.com/b/HQttr3/3pp5" TargetMode="External"/><Relationship Id="rId13" Type="http://schemas.microsoft.com/office/2011/relationships/commentsExtended" Target="commentsExtended.xml"/><Relationship Id="rId162" Type="http://schemas.openxmlformats.org/officeDocument/2006/relationships/hyperlink" Target="https://paperpile.com/c/HQttr3/fFS9+nAKi+aIKH+h72c+SYxv+uW74" TargetMode="External"/><Relationship Id="rId467" Type="http://schemas.openxmlformats.org/officeDocument/2006/relationships/hyperlink" Target="https://paperpile.com/c/HQttr3/aIKH" TargetMode="External"/><Relationship Id="rId1097" Type="http://schemas.openxmlformats.org/officeDocument/2006/relationships/hyperlink" Target="http://paperpile.com/b/HQttr3/t7Ws" TargetMode="External"/><Relationship Id="rId674" Type="http://schemas.openxmlformats.org/officeDocument/2006/relationships/hyperlink" Target="http://paperpile.com/b/HQttr3/Pkqv" TargetMode="External"/><Relationship Id="rId881" Type="http://schemas.openxmlformats.org/officeDocument/2006/relationships/hyperlink" Target="http://paperpile.com/b/HQttr3/RvVV" TargetMode="External"/><Relationship Id="rId979" Type="http://schemas.openxmlformats.org/officeDocument/2006/relationships/hyperlink" Target="http://paperpile.com/b/HQttr3/qeHO" TargetMode="External"/><Relationship Id="rId327" Type="http://schemas.openxmlformats.org/officeDocument/2006/relationships/hyperlink" Target="https://paperpile.com/c/HQttr3/L4Qy" TargetMode="External"/><Relationship Id="rId534" Type="http://schemas.openxmlformats.org/officeDocument/2006/relationships/hyperlink" Target="https://paperpile.com/c/HQttr3/VXM7" TargetMode="External"/><Relationship Id="rId741" Type="http://schemas.openxmlformats.org/officeDocument/2006/relationships/hyperlink" Target="http://paperpile.com/b/HQttr3/zYAK" TargetMode="External"/><Relationship Id="rId839" Type="http://schemas.openxmlformats.org/officeDocument/2006/relationships/hyperlink" Target="http://paperpile.com/b/HQttr3/6QrD" TargetMode="External"/><Relationship Id="rId1164" Type="http://schemas.openxmlformats.org/officeDocument/2006/relationships/hyperlink" Target="http://paperpile.com/b/HQttr3/JcU4" TargetMode="External"/><Relationship Id="rId1371" Type="http://schemas.openxmlformats.org/officeDocument/2006/relationships/hyperlink" Target="http://paperpile.com/b/HQttr3/yakP" TargetMode="External"/><Relationship Id="rId601" Type="http://schemas.openxmlformats.org/officeDocument/2006/relationships/hyperlink" Target="https://paperpile.com/c/HQttr3/8KCa" TargetMode="External"/><Relationship Id="rId1024" Type="http://schemas.openxmlformats.org/officeDocument/2006/relationships/hyperlink" Target="http://paperpile.com/b/HQttr3/LI2Q" TargetMode="External"/><Relationship Id="rId1231" Type="http://schemas.openxmlformats.org/officeDocument/2006/relationships/hyperlink" Target="http://paperpile.com/b/HQttr3/SYxv" TargetMode="External"/><Relationship Id="rId906" Type="http://schemas.openxmlformats.org/officeDocument/2006/relationships/hyperlink" Target="http://paperpile.com/b/HQttr3/Rm8I" TargetMode="External"/><Relationship Id="rId1329" Type="http://schemas.openxmlformats.org/officeDocument/2006/relationships/hyperlink" Target="http://paperpile.com/b/HQttr3/Yk59" TargetMode="External"/><Relationship Id="rId35" Type="http://schemas.openxmlformats.org/officeDocument/2006/relationships/hyperlink" Target="https://paperpile.com/c/HQttr3/HnZg+rhgV+uz1X+wpPj+SQeB" TargetMode="External"/><Relationship Id="rId184" Type="http://schemas.openxmlformats.org/officeDocument/2006/relationships/hyperlink" Target="https://paperpile.com/c/HQttr3/tKxR+Nwdx" TargetMode="External"/><Relationship Id="rId391" Type="http://schemas.openxmlformats.org/officeDocument/2006/relationships/hyperlink" Target="https://paperpile.com/c/HQttr3/2hr2+fB9M" TargetMode="External"/><Relationship Id="rId251" Type="http://schemas.openxmlformats.org/officeDocument/2006/relationships/hyperlink" Target="https://paperpile.com/c/HQttr3/VpbC" TargetMode="External"/><Relationship Id="rId489" Type="http://schemas.openxmlformats.org/officeDocument/2006/relationships/hyperlink" Target="https://paperpile.com/c/HQttr3/53vG+yADr" TargetMode="External"/><Relationship Id="rId696" Type="http://schemas.openxmlformats.org/officeDocument/2006/relationships/hyperlink" Target="http://paperpile.com/b/HQttr3/IVFB" TargetMode="External"/><Relationship Id="rId46" Type="http://schemas.openxmlformats.org/officeDocument/2006/relationships/hyperlink" Target="https://paperpile.com/c/HQttr3/p9kK" TargetMode="External"/><Relationship Id="rId349" Type="http://schemas.openxmlformats.org/officeDocument/2006/relationships/hyperlink" Target="https://paperpile.com/c/HQttr3/pcPN+L4Qy+lZRZ" TargetMode="External"/><Relationship Id="rId556" Type="http://schemas.openxmlformats.org/officeDocument/2006/relationships/hyperlink" Target="https://paperpile.com/c/HQttr3/T9Lh" TargetMode="External"/><Relationship Id="rId763" Type="http://schemas.openxmlformats.org/officeDocument/2006/relationships/hyperlink" Target="http://paperpile.com/b/HQttr3/ItP0" TargetMode="External"/><Relationship Id="rId1186" Type="http://schemas.openxmlformats.org/officeDocument/2006/relationships/hyperlink" Target="http://dx.doi.org/10.1016/j.ajhg.2022.01.006" TargetMode="External"/><Relationship Id="rId111" Type="http://schemas.openxmlformats.org/officeDocument/2006/relationships/hyperlink" Target="https://paperpile.com/c/HQttr3/illR" TargetMode="External"/><Relationship Id="rId195" Type="http://schemas.openxmlformats.org/officeDocument/2006/relationships/hyperlink" Target="https://paperpile.com/c/HQttr3/tKxR+Nwdx+3XeP+yvjg+EEMn+p9kK+Yk59" TargetMode="External"/><Relationship Id="rId209" Type="http://schemas.openxmlformats.org/officeDocument/2006/relationships/hyperlink" Target="https://paperpile.com/c/HQttr3/Nwdx" TargetMode="External"/><Relationship Id="rId416" Type="http://schemas.openxmlformats.org/officeDocument/2006/relationships/hyperlink" Target="https://paperpile.com/c/HQttr3/KJnw" TargetMode="External"/><Relationship Id="rId970" Type="http://schemas.openxmlformats.org/officeDocument/2006/relationships/hyperlink" Target="http://paperpile.com/b/HQttr3/Ctx9" TargetMode="External"/><Relationship Id="rId1046" Type="http://schemas.openxmlformats.org/officeDocument/2006/relationships/hyperlink" Target="http://paperpile.com/b/HQttr3/KBkV" TargetMode="External"/><Relationship Id="rId1253" Type="http://schemas.openxmlformats.org/officeDocument/2006/relationships/hyperlink" Target="http://paperpile.com/b/HQttr3/Nwdx" TargetMode="External"/><Relationship Id="rId623" Type="http://schemas.openxmlformats.org/officeDocument/2006/relationships/hyperlink" Target="https://paperpile.com/c/HQttr3/7Zfg" TargetMode="External"/><Relationship Id="rId830" Type="http://schemas.openxmlformats.org/officeDocument/2006/relationships/hyperlink" Target="http://paperpile.com/b/HQttr3/wJ8u" TargetMode="External"/><Relationship Id="rId928" Type="http://schemas.openxmlformats.org/officeDocument/2006/relationships/hyperlink" Target="http://paperpile.com/b/HQttr3/C109" TargetMode="External"/><Relationship Id="rId57" Type="http://schemas.openxmlformats.org/officeDocument/2006/relationships/image" Target="media/image7.png"/><Relationship Id="rId262" Type="http://schemas.openxmlformats.org/officeDocument/2006/relationships/hyperlink" Target="https://paperpile.com/c/HQttr3/IVFB" TargetMode="External"/><Relationship Id="rId567" Type="http://schemas.openxmlformats.org/officeDocument/2006/relationships/hyperlink" Target="https://paperpile.com/c/HQttr3/94Qh" TargetMode="External"/><Relationship Id="rId1113" Type="http://schemas.openxmlformats.org/officeDocument/2006/relationships/hyperlink" Target="http://paperpile.com/b/HQttr3/MV13" TargetMode="External"/><Relationship Id="rId1197" Type="http://schemas.openxmlformats.org/officeDocument/2006/relationships/hyperlink" Target="http://paperpile.com/b/HQttr3/opft" TargetMode="External"/><Relationship Id="rId1320" Type="http://schemas.openxmlformats.org/officeDocument/2006/relationships/hyperlink" Target="http://paperpile.com/b/HQttr3/xvcU" TargetMode="External"/><Relationship Id="rId122" Type="http://schemas.openxmlformats.org/officeDocument/2006/relationships/hyperlink" Target="https://paperpile.com/c/HQttr3/fojQ" TargetMode="External"/><Relationship Id="rId774" Type="http://schemas.openxmlformats.org/officeDocument/2006/relationships/hyperlink" Target="http://dx.doi.org/10.1101/gr.275394.121" TargetMode="External"/><Relationship Id="rId981" Type="http://schemas.openxmlformats.org/officeDocument/2006/relationships/hyperlink" Target="http://paperpile.com/b/HQttr3/qeHO" TargetMode="External"/><Relationship Id="rId1057" Type="http://schemas.openxmlformats.org/officeDocument/2006/relationships/hyperlink" Target="http://paperpile.com/b/HQttr3/2hr2" TargetMode="External"/><Relationship Id="rId427" Type="http://schemas.openxmlformats.org/officeDocument/2006/relationships/hyperlink" Target="https://paperpile.com/c/HQttr3/lLXE" TargetMode="External"/><Relationship Id="rId634" Type="http://schemas.openxmlformats.org/officeDocument/2006/relationships/hyperlink" Target="https://paperpile.com/c/HQttr3/lLXE+eIS2" TargetMode="External"/><Relationship Id="rId841" Type="http://schemas.openxmlformats.org/officeDocument/2006/relationships/hyperlink" Target="http://paperpile.com/b/HQttr3/6QrD" TargetMode="External"/><Relationship Id="rId1264" Type="http://schemas.openxmlformats.org/officeDocument/2006/relationships/hyperlink" Target="http://paperpile.com/b/HQttr3/XWXs" TargetMode="External"/><Relationship Id="rId273" Type="http://schemas.openxmlformats.org/officeDocument/2006/relationships/hyperlink" Target="https://paperpile.com/c/HQttr3/GK7h" TargetMode="External"/><Relationship Id="rId480" Type="http://schemas.openxmlformats.org/officeDocument/2006/relationships/hyperlink" Target="https://paperpile.com/c/HQttr3/ojjx" TargetMode="External"/><Relationship Id="rId701" Type="http://schemas.openxmlformats.org/officeDocument/2006/relationships/hyperlink" Target="http://paperpile.com/b/HQttr3/G24Q" TargetMode="External"/><Relationship Id="rId939" Type="http://schemas.openxmlformats.org/officeDocument/2006/relationships/hyperlink" Target="http://paperpile.com/b/HQttr3/jZKY" TargetMode="External"/><Relationship Id="rId1124" Type="http://schemas.openxmlformats.org/officeDocument/2006/relationships/hyperlink" Target="http://paperpile.com/b/HQttr3/aIKH" TargetMode="External"/><Relationship Id="rId1331" Type="http://schemas.openxmlformats.org/officeDocument/2006/relationships/hyperlink" Target="http://paperpile.com/b/HQttr3/nAKi" TargetMode="External"/><Relationship Id="rId68" Type="http://schemas.openxmlformats.org/officeDocument/2006/relationships/hyperlink" Target="https://paperpile.com/c/HQttr3/3XeP+tKxR" TargetMode="External"/><Relationship Id="rId133" Type="http://schemas.openxmlformats.org/officeDocument/2006/relationships/hyperlink" Target="https://paperpile.com/c/HQttr3/TFOm" TargetMode="External"/><Relationship Id="rId340" Type="http://schemas.openxmlformats.org/officeDocument/2006/relationships/hyperlink" Target="https://paperpile.com/c/HQttr3/fYdu" TargetMode="External"/><Relationship Id="rId578" Type="http://schemas.openxmlformats.org/officeDocument/2006/relationships/hyperlink" Target="https://paperpile.com/c/HQttr3/T9Lh" TargetMode="External"/><Relationship Id="rId785" Type="http://schemas.openxmlformats.org/officeDocument/2006/relationships/hyperlink" Target="http://paperpile.com/b/HQttr3/aIHd" TargetMode="External"/><Relationship Id="rId992" Type="http://schemas.openxmlformats.org/officeDocument/2006/relationships/hyperlink" Target="http://paperpile.com/b/HQttr3/L4Qy" TargetMode="External"/><Relationship Id="rId200" Type="http://schemas.openxmlformats.org/officeDocument/2006/relationships/hyperlink" Target="https://paperpile.com/c/HQttr3/tKxR+Nwdx+3XeP+yvjg+EEMn+p9kK+Yk59" TargetMode="External"/><Relationship Id="rId438" Type="http://schemas.openxmlformats.org/officeDocument/2006/relationships/hyperlink" Target="https://paperpile.com/c/HQttr3/yCWN" TargetMode="External"/><Relationship Id="rId645" Type="http://schemas.openxmlformats.org/officeDocument/2006/relationships/hyperlink" Target="http://dx.doi.org/10.1093/database/baw093" TargetMode="External"/><Relationship Id="rId852" Type="http://schemas.openxmlformats.org/officeDocument/2006/relationships/hyperlink" Target="http://paperpile.com/b/HQttr3/VJr2" TargetMode="External"/><Relationship Id="rId1068" Type="http://schemas.openxmlformats.org/officeDocument/2006/relationships/hyperlink" Target="http://paperpile.com/b/HQttr3/9b8F" TargetMode="External"/><Relationship Id="rId1275" Type="http://schemas.openxmlformats.org/officeDocument/2006/relationships/hyperlink" Target="http://paperpile.com/b/HQttr3/tFLs" TargetMode="External"/><Relationship Id="rId284" Type="http://schemas.openxmlformats.org/officeDocument/2006/relationships/hyperlink" Target="https://paperpile.com/c/HQttr3/YyKR" TargetMode="External"/><Relationship Id="rId491" Type="http://schemas.openxmlformats.org/officeDocument/2006/relationships/hyperlink" Target="https://paperpile.com/c/HQttr3/53vG+yADr" TargetMode="External"/><Relationship Id="rId505" Type="http://schemas.openxmlformats.org/officeDocument/2006/relationships/hyperlink" Target="https://paperpile.com/c/HQttr3/Krwm" TargetMode="External"/><Relationship Id="rId712" Type="http://schemas.openxmlformats.org/officeDocument/2006/relationships/hyperlink" Target="http://paperpile.com/b/HQttr3/Dhgj" TargetMode="External"/><Relationship Id="rId1135" Type="http://schemas.openxmlformats.org/officeDocument/2006/relationships/hyperlink" Target="http://paperpile.com/b/HQttr3/8keu" TargetMode="External"/><Relationship Id="rId1342" Type="http://schemas.openxmlformats.org/officeDocument/2006/relationships/hyperlink" Target="http://paperpile.com/b/HQttr3/fB9M" TargetMode="External"/><Relationship Id="rId79" Type="http://schemas.openxmlformats.org/officeDocument/2006/relationships/hyperlink" Target="https://paperpile.com/c/HQttr3/eCj3" TargetMode="External"/><Relationship Id="rId144" Type="http://schemas.openxmlformats.org/officeDocument/2006/relationships/hyperlink" Target="https://paperpile.com/c/HQttr3/HJ9c" TargetMode="External"/><Relationship Id="rId589" Type="http://schemas.openxmlformats.org/officeDocument/2006/relationships/hyperlink" Target="https://paperpile.com/c/HQttr3/h72c" TargetMode="External"/><Relationship Id="rId796" Type="http://schemas.openxmlformats.org/officeDocument/2006/relationships/hyperlink" Target="http://paperpile.com/b/HQttr3/52vP" TargetMode="External"/><Relationship Id="rId1202" Type="http://schemas.openxmlformats.org/officeDocument/2006/relationships/hyperlink" Target="http://paperpile.com/b/HQttr3/h72c" TargetMode="External"/><Relationship Id="rId351" Type="http://schemas.openxmlformats.org/officeDocument/2006/relationships/hyperlink" Target="https://paperpile.com/c/HQttr3/pcPN+L4Qy+lZRZ" TargetMode="External"/><Relationship Id="rId449" Type="http://schemas.openxmlformats.org/officeDocument/2006/relationships/hyperlink" Target="https://paperpile.com/c/HQttr3/gg7F" TargetMode="External"/><Relationship Id="rId656" Type="http://schemas.openxmlformats.org/officeDocument/2006/relationships/hyperlink" Target="http://paperpile.com/b/HQttr3/53vG" TargetMode="External"/><Relationship Id="rId863" Type="http://schemas.openxmlformats.org/officeDocument/2006/relationships/hyperlink" Target="http://paperpile.com/b/HQttr3/j0ox" TargetMode="External"/><Relationship Id="rId1079" Type="http://schemas.openxmlformats.org/officeDocument/2006/relationships/hyperlink" Target="http://paperpile.com/b/HQttr3/YcFS" TargetMode="External"/><Relationship Id="rId1286" Type="http://schemas.openxmlformats.org/officeDocument/2006/relationships/hyperlink" Target="http://paperpile.com/b/HQttr3/Q3fU" TargetMode="External"/><Relationship Id="rId211" Type="http://schemas.openxmlformats.org/officeDocument/2006/relationships/hyperlink" Target="https://paperpile.com/c/HQttr3/Nwdx" TargetMode="External"/><Relationship Id="rId295" Type="http://schemas.openxmlformats.org/officeDocument/2006/relationships/hyperlink" Target="https://paperpile.com/c/HQttr3/S96K+Tl37" TargetMode="External"/><Relationship Id="rId309" Type="http://schemas.openxmlformats.org/officeDocument/2006/relationships/hyperlink" Target="https://paperpile.com/c/HQttr3/aMsB" TargetMode="External"/><Relationship Id="rId516" Type="http://schemas.openxmlformats.org/officeDocument/2006/relationships/hyperlink" Target="https://paperpile.com/c/HQttr3/9k0X+BuJc" TargetMode="External"/><Relationship Id="rId1146" Type="http://schemas.openxmlformats.org/officeDocument/2006/relationships/hyperlink" Target="https://github.com/nextgenusfs/funannotate" TargetMode="External"/><Relationship Id="rId723" Type="http://schemas.openxmlformats.org/officeDocument/2006/relationships/hyperlink" Target="http://paperpile.com/b/HQttr3/JSpl" TargetMode="External"/><Relationship Id="rId930" Type="http://schemas.openxmlformats.org/officeDocument/2006/relationships/hyperlink" Target="http://paperpile.com/b/HQttr3/L7br" TargetMode="External"/><Relationship Id="rId1006" Type="http://schemas.openxmlformats.org/officeDocument/2006/relationships/hyperlink" Target="http://paperpile.com/b/HQttr3/BuJc" TargetMode="External"/><Relationship Id="rId1353" Type="http://schemas.openxmlformats.org/officeDocument/2006/relationships/hyperlink" Target="http://paperpile.com/b/HQttr3/fFS9" TargetMode="External"/><Relationship Id="rId155" Type="http://schemas.openxmlformats.org/officeDocument/2006/relationships/hyperlink" Target="https://paperpile.com/c/HQttr3/fFS9+nAKi+aIKH+h72c+SYxv+uW74" TargetMode="External"/><Relationship Id="rId362" Type="http://schemas.openxmlformats.org/officeDocument/2006/relationships/hyperlink" Target="https://paperpile.com/c/HQttr3/5oMi+b8If+XWXs+WdHb" TargetMode="External"/><Relationship Id="rId1213" Type="http://schemas.openxmlformats.org/officeDocument/2006/relationships/hyperlink" Target="http://paperpile.com/b/HQttr3/lMc7" TargetMode="External"/><Relationship Id="rId1297" Type="http://schemas.openxmlformats.org/officeDocument/2006/relationships/hyperlink" Target="http://paperpile.com/b/HQttr3/XEIT" TargetMode="External"/><Relationship Id="rId222" Type="http://schemas.openxmlformats.org/officeDocument/2006/relationships/hyperlink" Target="https://paperpile.com/c/HQttr3/pbK6" TargetMode="External"/><Relationship Id="rId667" Type="http://schemas.openxmlformats.org/officeDocument/2006/relationships/hyperlink" Target="http://paperpile.com/b/HQttr3/T9Lh" TargetMode="External"/><Relationship Id="rId874" Type="http://schemas.openxmlformats.org/officeDocument/2006/relationships/hyperlink" Target="http://paperpile.com/b/HQttr3/94Qh" TargetMode="External"/><Relationship Id="rId17" Type="http://schemas.openxmlformats.org/officeDocument/2006/relationships/hyperlink" Target="https://paperpile.com/c/HQttr3/VJr2" TargetMode="External"/><Relationship Id="rId527" Type="http://schemas.openxmlformats.org/officeDocument/2006/relationships/hyperlink" Target="https://paperpile.com/c/HQttr3/YcFS" TargetMode="External"/><Relationship Id="rId734" Type="http://schemas.openxmlformats.org/officeDocument/2006/relationships/hyperlink" Target="http://paperpile.com/b/HQttr3/BT72" TargetMode="External"/><Relationship Id="rId941" Type="http://schemas.openxmlformats.org/officeDocument/2006/relationships/hyperlink" Target="http://paperpile.com/b/HQttr3/jZKY" TargetMode="External"/><Relationship Id="rId1157" Type="http://schemas.openxmlformats.org/officeDocument/2006/relationships/hyperlink" Target="http://paperpile.com/b/HQttr3/pxC8" TargetMode="External"/><Relationship Id="rId1364" Type="http://schemas.openxmlformats.org/officeDocument/2006/relationships/hyperlink" Target="http://paperpile.com/b/HQttr3/6WIy" TargetMode="External"/><Relationship Id="rId70" Type="http://schemas.openxmlformats.org/officeDocument/2006/relationships/hyperlink" Target="https://paperpile.com/c/HQttr3/3XeP" TargetMode="External"/><Relationship Id="rId166" Type="http://schemas.openxmlformats.org/officeDocument/2006/relationships/hyperlink" Target="https://paperpile.com/c/HQttr3/fFS9+nAKi+aIKH+h72c+SYxv+uW74" TargetMode="External"/><Relationship Id="rId373" Type="http://schemas.openxmlformats.org/officeDocument/2006/relationships/hyperlink" Target="https://paperpile.com/c/HQttr3/qxCG" TargetMode="External"/><Relationship Id="rId580" Type="http://schemas.openxmlformats.org/officeDocument/2006/relationships/hyperlink" Target="https://paperpile.com/c/HQttr3/dkXg" TargetMode="External"/><Relationship Id="rId801" Type="http://schemas.openxmlformats.org/officeDocument/2006/relationships/hyperlink" Target="http://paperpile.com/b/HQttr3/xxaa" TargetMode="External"/><Relationship Id="rId1017" Type="http://schemas.openxmlformats.org/officeDocument/2006/relationships/hyperlink" Target="http://paperpile.com/b/HQttr3/3XeP" TargetMode="External"/><Relationship Id="rId1224" Type="http://schemas.openxmlformats.org/officeDocument/2006/relationships/hyperlink" Target="http://paperpile.com/b/HQttr3/KJnw" TargetMode="External"/><Relationship Id="rId1" Type="http://schemas.openxmlformats.org/officeDocument/2006/relationships/customXml" Target="../customXml/item1.xml"/><Relationship Id="rId233" Type="http://schemas.openxmlformats.org/officeDocument/2006/relationships/hyperlink" Target="https://paperpile.com/c/HQttr3/JWF6" TargetMode="External"/><Relationship Id="rId440" Type="http://schemas.openxmlformats.org/officeDocument/2006/relationships/hyperlink" Target="https://paperpile.com/c/HQttr3/JSpl" TargetMode="External"/><Relationship Id="rId678" Type="http://schemas.openxmlformats.org/officeDocument/2006/relationships/hyperlink" Target="http://paperpile.com/b/HQttr3/5AsT" TargetMode="External"/><Relationship Id="rId885" Type="http://schemas.openxmlformats.org/officeDocument/2006/relationships/hyperlink" Target="http://paperpile.com/b/HQttr3/SQeB" TargetMode="External"/><Relationship Id="rId1070" Type="http://schemas.openxmlformats.org/officeDocument/2006/relationships/hyperlink" Target="http://paperpile.com/b/HQttr3/aMsB" TargetMode="External"/><Relationship Id="rId28" Type="http://schemas.openxmlformats.org/officeDocument/2006/relationships/hyperlink" Target="https://paperpile.com/c/HQttr3/C3HS+b5I0" TargetMode="External"/><Relationship Id="rId300" Type="http://schemas.openxmlformats.org/officeDocument/2006/relationships/hyperlink" Target="https://paperpile.com/c/HQttr3/aMsB" TargetMode="External"/><Relationship Id="rId538" Type="http://schemas.openxmlformats.org/officeDocument/2006/relationships/hyperlink" Target="https://paperpile.com/c/HQttr3/Wqy1+YcFS" TargetMode="External"/><Relationship Id="rId745" Type="http://schemas.openxmlformats.org/officeDocument/2006/relationships/hyperlink" Target="http://paperpile.com/b/HQttr3/eCj3" TargetMode="External"/><Relationship Id="rId952" Type="http://schemas.openxmlformats.org/officeDocument/2006/relationships/hyperlink" Target="http://paperpile.com/b/HQttr3/VYrV" TargetMode="External"/><Relationship Id="rId1168" Type="http://schemas.openxmlformats.org/officeDocument/2006/relationships/hyperlink" Target="http://paperpile.com/b/HQttr3/eIS2" TargetMode="External"/><Relationship Id="rId1375" Type="http://schemas.openxmlformats.org/officeDocument/2006/relationships/hyperlink" Target="http://paperpile.com/b/HQttr3/erbk" TargetMode="External"/><Relationship Id="rId81" Type="http://schemas.openxmlformats.org/officeDocument/2006/relationships/hyperlink" Target="https://paperpile.com/c/HQttr3/f7A7" TargetMode="External"/><Relationship Id="rId177" Type="http://schemas.openxmlformats.org/officeDocument/2006/relationships/hyperlink" Target="https://paperpile.com/c/HQttr3/tKxR" TargetMode="External"/><Relationship Id="rId384" Type="http://schemas.openxmlformats.org/officeDocument/2006/relationships/hyperlink" Target="https://paperpile.com/c/HQttr3/7pI2" TargetMode="External"/><Relationship Id="rId591" Type="http://schemas.openxmlformats.org/officeDocument/2006/relationships/hyperlink" Target="https://paperpile.com/c/HQttr3/8KCa+JxtB" TargetMode="External"/><Relationship Id="rId605" Type="http://schemas.openxmlformats.org/officeDocument/2006/relationships/hyperlink" Target="https://paperpile.com/c/HQttr3/Pkqv" TargetMode="External"/><Relationship Id="rId812" Type="http://schemas.openxmlformats.org/officeDocument/2006/relationships/hyperlink" Target="http://paperpile.com/b/HQttr3/dn2s" TargetMode="External"/><Relationship Id="rId1028" Type="http://schemas.openxmlformats.org/officeDocument/2006/relationships/hyperlink" Target="http://paperpile.com/b/HQttr3/YOV7" TargetMode="External"/><Relationship Id="rId1235" Type="http://schemas.openxmlformats.org/officeDocument/2006/relationships/hyperlink" Target="http://paperpile.com/b/HQttr3/SYxv" TargetMode="External"/><Relationship Id="rId244" Type="http://schemas.openxmlformats.org/officeDocument/2006/relationships/hyperlink" Target="https://paperpile.com/c/HQttr3/qeHO" TargetMode="External"/><Relationship Id="rId689" Type="http://schemas.openxmlformats.org/officeDocument/2006/relationships/hyperlink" Target="http://paperpile.com/b/HQttr3/GK7h" TargetMode="External"/><Relationship Id="rId896" Type="http://schemas.openxmlformats.org/officeDocument/2006/relationships/hyperlink" Target="http://paperpile.com/b/HQttr3/5oMi" TargetMode="External"/><Relationship Id="rId1081" Type="http://schemas.openxmlformats.org/officeDocument/2006/relationships/hyperlink" Target="http://paperpile.com/b/HQttr3/YcFS" TargetMode="External"/><Relationship Id="rId1302" Type="http://schemas.openxmlformats.org/officeDocument/2006/relationships/hyperlink" Target="http://paperpile.com/b/HQttr3/Cv6u" TargetMode="External"/><Relationship Id="rId39" Type="http://schemas.openxmlformats.org/officeDocument/2006/relationships/hyperlink" Target="https://paperpile.com/c/HQttr3/HnZg+rhgV+uz1X+wpPj+SQeB" TargetMode="External"/><Relationship Id="rId451" Type="http://schemas.openxmlformats.org/officeDocument/2006/relationships/hyperlink" Target="https://paperpile.com/c/HQttr3/L7br" TargetMode="External"/><Relationship Id="rId549" Type="http://schemas.openxmlformats.org/officeDocument/2006/relationships/hyperlink" Target="https://paperpile.com/c/HQttr3/VXM7" TargetMode="External"/><Relationship Id="rId756" Type="http://schemas.openxmlformats.org/officeDocument/2006/relationships/hyperlink" Target="http://paperpile.com/b/HQttr3/dkXg" TargetMode="External"/><Relationship Id="rId1179" Type="http://schemas.openxmlformats.org/officeDocument/2006/relationships/hyperlink" Target="http://paperpile.com/b/HQttr3/GvUB" TargetMode="External"/><Relationship Id="rId104" Type="http://schemas.openxmlformats.org/officeDocument/2006/relationships/hyperlink" Target="https://paperpile.com/c/HQttr3/h72c" TargetMode="External"/><Relationship Id="rId188" Type="http://schemas.openxmlformats.org/officeDocument/2006/relationships/hyperlink" Target="https://paperpile.com/c/HQttr3/3XeP" TargetMode="External"/><Relationship Id="rId311" Type="http://schemas.openxmlformats.org/officeDocument/2006/relationships/hyperlink" Target="https://paperpile.com/c/HQttr3/aMsB" TargetMode="External"/><Relationship Id="rId395" Type="http://schemas.openxmlformats.org/officeDocument/2006/relationships/hyperlink" Target="https://paperpile.com/c/HQttr3/scQl" TargetMode="External"/><Relationship Id="rId409" Type="http://schemas.openxmlformats.org/officeDocument/2006/relationships/hyperlink" Target="https://paperpile.com/c/HQttr3/1cI3" TargetMode="External"/><Relationship Id="rId963" Type="http://schemas.openxmlformats.org/officeDocument/2006/relationships/hyperlink" Target="http://paperpile.com/b/HQttr3/1ry4" TargetMode="External"/><Relationship Id="rId1039" Type="http://schemas.openxmlformats.org/officeDocument/2006/relationships/hyperlink" Target="http://paperpile.com/b/HQttr3/JxtB" TargetMode="External"/><Relationship Id="rId1246" Type="http://schemas.openxmlformats.org/officeDocument/2006/relationships/hyperlink" Target="http://paperpile.com/b/HQttr3/rhgV" TargetMode="External"/><Relationship Id="rId92" Type="http://schemas.openxmlformats.org/officeDocument/2006/relationships/hyperlink" Target="https://paperpile.com/c/HQttr3/pRGG+bu0F" TargetMode="External"/><Relationship Id="rId616" Type="http://schemas.openxmlformats.org/officeDocument/2006/relationships/hyperlink" Target="https://paperpile.com/c/HQttr3/VYrV" TargetMode="External"/><Relationship Id="rId823" Type="http://schemas.openxmlformats.org/officeDocument/2006/relationships/hyperlink" Target="http://paperpile.com/b/HQttr3/kJg6" TargetMode="External"/><Relationship Id="rId255" Type="http://schemas.openxmlformats.org/officeDocument/2006/relationships/hyperlink" Target="https://paperpile.com/c/HQttr3/ajNg" TargetMode="External"/><Relationship Id="rId462" Type="http://schemas.openxmlformats.org/officeDocument/2006/relationships/hyperlink" Target="https://paperpile.com/c/HQttr3/fFS9+aIKH+nAKi" TargetMode="External"/><Relationship Id="rId1092" Type="http://schemas.openxmlformats.org/officeDocument/2006/relationships/hyperlink" Target="http://paperpile.com/b/HQttr3/CjpC" TargetMode="External"/><Relationship Id="rId1106" Type="http://schemas.openxmlformats.org/officeDocument/2006/relationships/hyperlink" Target="http://paperpile.com/b/HQttr3/yvjg" TargetMode="External"/><Relationship Id="rId1313" Type="http://schemas.openxmlformats.org/officeDocument/2006/relationships/hyperlink" Target="http://paperpile.com/b/HQttr3/DIBK" TargetMode="External"/><Relationship Id="rId115" Type="http://schemas.openxmlformats.org/officeDocument/2006/relationships/hyperlink" Target="https://paperpile.com/c/HQttr3/eRil" TargetMode="External"/><Relationship Id="rId322" Type="http://schemas.openxmlformats.org/officeDocument/2006/relationships/hyperlink" Target="https://paperpile.com/c/HQttr3/XoTv" TargetMode="External"/><Relationship Id="rId767" Type="http://schemas.openxmlformats.org/officeDocument/2006/relationships/hyperlink" Target="http://paperpile.com/b/HQttr3/ZBBb" TargetMode="External"/><Relationship Id="rId974" Type="http://schemas.openxmlformats.org/officeDocument/2006/relationships/hyperlink" Target="http://paperpile.com/b/HQttr3/Ctx9" TargetMode="External"/><Relationship Id="rId199" Type="http://schemas.openxmlformats.org/officeDocument/2006/relationships/hyperlink" Target="https://paperpile.com/c/HQttr3/tKxR+Nwdx+3XeP+yvjg+EEMn+p9kK+Yk59" TargetMode="External"/><Relationship Id="rId627" Type="http://schemas.openxmlformats.org/officeDocument/2006/relationships/hyperlink" Target="https://paperpile.com/c/HQttr3/lLXE+eIS2" TargetMode="External"/><Relationship Id="rId834" Type="http://schemas.openxmlformats.org/officeDocument/2006/relationships/hyperlink" Target="http://paperpile.com/b/HQttr3/PORF" TargetMode="External"/><Relationship Id="rId1257" Type="http://schemas.openxmlformats.org/officeDocument/2006/relationships/hyperlink" Target="http://paperpile.com/b/HQttr3/pbK6" TargetMode="External"/><Relationship Id="rId266" Type="http://schemas.openxmlformats.org/officeDocument/2006/relationships/hyperlink" Target="https://paperpile.com/c/HQttr3/MV13+ItP0" TargetMode="External"/><Relationship Id="rId473" Type="http://schemas.openxmlformats.org/officeDocument/2006/relationships/hyperlink" Target="https://paperpile.com/c/HQttr3/vKgI+LD4r" TargetMode="External"/><Relationship Id="rId680" Type="http://schemas.openxmlformats.org/officeDocument/2006/relationships/hyperlink" Target="http://paperpile.com/b/HQttr3/5AsT" TargetMode="External"/><Relationship Id="rId901" Type="http://schemas.openxmlformats.org/officeDocument/2006/relationships/hyperlink" Target="http://paperpile.com/b/HQttr3/mN2p" TargetMode="External"/><Relationship Id="rId1117" Type="http://schemas.openxmlformats.org/officeDocument/2006/relationships/hyperlink" Target="http://paperpile.com/b/HQttr3/MV13" TargetMode="External"/><Relationship Id="rId1324" Type="http://schemas.openxmlformats.org/officeDocument/2006/relationships/hyperlink" Target="http://paperpile.com/b/HQttr3/xvcU" TargetMode="External"/><Relationship Id="rId30" Type="http://schemas.openxmlformats.org/officeDocument/2006/relationships/hyperlink" Target="https://paperpile.com/c/HQttr3/C3HS+b5I0" TargetMode="External"/><Relationship Id="rId126" Type="http://schemas.openxmlformats.org/officeDocument/2006/relationships/hyperlink" Target="https://paperpile.com/c/HQttr3/YOV7" TargetMode="External"/><Relationship Id="rId333" Type="http://schemas.openxmlformats.org/officeDocument/2006/relationships/hyperlink" Target="https://paperpile.com/c/HQttr3/fYdu" TargetMode="External"/><Relationship Id="rId540" Type="http://schemas.openxmlformats.org/officeDocument/2006/relationships/hyperlink" Target="https://paperpile.com/c/HQttr3/Wqy1+YcFS" TargetMode="External"/><Relationship Id="rId778" Type="http://schemas.openxmlformats.org/officeDocument/2006/relationships/hyperlink" Target="http://paperpile.com/b/HQttr3/vK5t" TargetMode="External"/><Relationship Id="rId985" Type="http://schemas.openxmlformats.org/officeDocument/2006/relationships/hyperlink" Target="http://paperpile.com/b/HQttr3/uQ02" TargetMode="External"/><Relationship Id="rId1170" Type="http://schemas.openxmlformats.org/officeDocument/2006/relationships/hyperlink" Target="http://paperpile.com/b/HQttr3/eIS2" TargetMode="External"/><Relationship Id="rId638" Type="http://schemas.openxmlformats.org/officeDocument/2006/relationships/hyperlink" Target="https://paperpile.com/c/HQttr3/lLXE+eIS2" TargetMode="External"/><Relationship Id="rId845" Type="http://schemas.openxmlformats.org/officeDocument/2006/relationships/hyperlink" Target="http://paperpile.com/b/HQttr3/fYdu" TargetMode="External"/><Relationship Id="rId1030" Type="http://schemas.openxmlformats.org/officeDocument/2006/relationships/hyperlink" Target="http://paperpile.com/b/HQttr3/YOV7" TargetMode="External"/><Relationship Id="rId1268" Type="http://schemas.openxmlformats.org/officeDocument/2006/relationships/hyperlink" Target="http://paperpile.com/b/HQttr3/VpbC" TargetMode="External"/><Relationship Id="rId277" Type="http://schemas.openxmlformats.org/officeDocument/2006/relationships/hyperlink" Target="https://paperpile.com/c/HQttr3/aMsB" TargetMode="External"/><Relationship Id="rId400" Type="http://schemas.openxmlformats.org/officeDocument/2006/relationships/hyperlink" Target="https://paperpile.com/c/HQttr3/jZKY" TargetMode="External"/><Relationship Id="rId484" Type="http://schemas.openxmlformats.org/officeDocument/2006/relationships/hyperlink" Target="https://paperpile.com/c/HQttr3/ojjx+53vG" TargetMode="External"/><Relationship Id="rId705" Type="http://schemas.openxmlformats.org/officeDocument/2006/relationships/hyperlink" Target="http://paperpile.com/b/HQttr3/U8bG" TargetMode="External"/><Relationship Id="rId1128" Type="http://schemas.openxmlformats.org/officeDocument/2006/relationships/hyperlink" Target="http://paperpile.com/b/HQttr3/aIKH" TargetMode="External"/><Relationship Id="rId1335" Type="http://schemas.openxmlformats.org/officeDocument/2006/relationships/hyperlink" Target="http://paperpile.com/b/HQttr3/XoTv" TargetMode="External"/><Relationship Id="rId137" Type="http://schemas.openxmlformats.org/officeDocument/2006/relationships/hyperlink" Target="https://paperpile.com/c/HQttr3/ufIy" TargetMode="External"/><Relationship Id="rId344" Type="http://schemas.openxmlformats.org/officeDocument/2006/relationships/hyperlink" Target="https://paperpile.com/c/HQttr3/fquX" TargetMode="External"/><Relationship Id="rId691" Type="http://schemas.openxmlformats.org/officeDocument/2006/relationships/hyperlink" Target="http://paperpile.com/b/HQttr3/GK7h" TargetMode="External"/><Relationship Id="rId789" Type="http://schemas.openxmlformats.org/officeDocument/2006/relationships/hyperlink" Target="http://paperpile.com/b/HQttr3/8KCa" TargetMode="External"/><Relationship Id="rId912" Type="http://schemas.openxmlformats.org/officeDocument/2006/relationships/hyperlink" Target="http://paperpile.com/b/HQttr3/ajNg" TargetMode="External"/><Relationship Id="rId996" Type="http://schemas.openxmlformats.org/officeDocument/2006/relationships/hyperlink" Target="http://paperpile.com/b/HQttr3/S96K" TargetMode="External"/><Relationship Id="rId41" Type="http://schemas.openxmlformats.org/officeDocument/2006/relationships/hyperlink" Target="https://paperpile.com/c/HQttr3/yakP" TargetMode="External"/><Relationship Id="rId551" Type="http://schemas.openxmlformats.org/officeDocument/2006/relationships/hyperlink" Target="https://paperpile.com/c/HQttr3/pJBu" TargetMode="External"/><Relationship Id="rId649" Type="http://schemas.openxmlformats.org/officeDocument/2006/relationships/hyperlink" Target="http://paperpile.com/b/HQttr3/9151" TargetMode="External"/><Relationship Id="rId856" Type="http://schemas.openxmlformats.org/officeDocument/2006/relationships/hyperlink" Target="http://paperpile.com/b/HQttr3/RJVK" TargetMode="External"/><Relationship Id="rId1181" Type="http://schemas.openxmlformats.org/officeDocument/2006/relationships/hyperlink" Target="http://paperpile.com/b/HQttr3/fquX" TargetMode="External"/><Relationship Id="rId1279" Type="http://schemas.openxmlformats.org/officeDocument/2006/relationships/hyperlink" Target="http://paperpile.com/b/HQttr3/3bYT" TargetMode="External"/><Relationship Id="rId190" Type="http://schemas.openxmlformats.org/officeDocument/2006/relationships/hyperlink" Target="https://paperpile.com/c/HQttr3/3XeP" TargetMode="External"/><Relationship Id="rId204" Type="http://schemas.openxmlformats.org/officeDocument/2006/relationships/hyperlink" Target="https://paperpile.com/c/HQttr3/tKxR+Nwdx+3XeP+yvjg+EEMn+p9kK+Yk59" TargetMode="External"/><Relationship Id="rId288" Type="http://schemas.openxmlformats.org/officeDocument/2006/relationships/hyperlink" Target="https://paperpile.com/c/HQttr3/YyKR+CEuX+BT72" TargetMode="External"/><Relationship Id="rId411" Type="http://schemas.openxmlformats.org/officeDocument/2006/relationships/hyperlink" Target="https://paperpile.com/c/HQttr3/1cI3" TargetMode="External"/><Relationship Id="rId509" Type="http://schemas.openxmlformats.org/officeDocument/2006/relationships/hyperlink" Target="https://paperpile.com/c/HQttr3/fFS9+aIKH" TargetMode="External"/><Relationship Id="rId1041" Type="http://schemas.openxmlformats.org/officeDocument/2006/relationships/hyperlink" Target="http://paperpile.com/b/HQttr3/JxtB" TargetMode="External"/><Relationship Id="rId1139" Type="http://schemas.openxmlformats.org/officeDocument/2006/relationships/hyperlink" Target="http://paperpile.com/b/HQttr3/pJBu" TargetMode="External"/><Relationship Id="rId1346" Type="http://schemas.openxmlformats.org/officeDocument/2006/relationships/hyperlink" Target="http://paperpile.com/b/HQttr3/Krwm" TargetMode="External"/><Relationship Id="rId495" Type="http://schemas.openxmlformats.org/officeDocument/2006/relationships/hyperlink" Target="https://paperpile.com/c/HQttr3/jgAI" TargetMode="External"/><Relationship Id="rId716" Type="http://schemas.openxmlformats.org/officeDocument/2006/relationships/hyperlink" Target="http://paperpile.com/b/HQttr3/H5eu" TargetMode="External"/><Relationship Id="rId923" Type="http://schemas.openxmlformats.org/officeDocument/2006/relationships/hyperlink" Target="http://paperpile.com/b/HQttr3/tg8D" TargetMode="External"/><Relationship Id="rId52" Type="http://schemas.openxmlformats.org/officeDocument/2006/relationships/hyperlink" Target="https://paperpile.com/c/HQttr3/b5I0" TargetMode="External"/><Relationship Id="rId148" Type="http://schemas.openxmlformats.org/officeDocument/2006/relationships/hyperlink" Target="https://paperpile.com/c/HQttr3/TFOm+ZBBb" TargetMode="External"/><Relationship Id="rId355" Type="http://schemas.openxmlformats.org/officeDocument/2006/relationships/hyperlink" Target="https://paperpile.com/c/HQttr3/wJ8u+SQeB+En9K" TargetMode="External"/><Relationship Id="rId562" Type="http://schemas.openxmlformats.org/officeDocument/2006/relationships/hyperlink" Target="https://paperpile.com/c/HQttr3/tg8D+9151" TargetMode="External"/><Relationship Id="rId1192" Type="http://schemas.openxmlformats.org/officeDocument/2006/relationships/hyperlink" Target="http://paperpile.com/b/HQttr3/b8If" TargetMode="External"/><Relationship Id="rId1206" Type="http://schemas.openxmlformats.org/officeDocument/2006/relationships/hyperlink" Target="http://paperpile.com/b/HQttr3/9k0X" TargetMode="External"/><Relationship Id="rId215" Type="http://schemas.openxmlformats.org/officeDocument/2006/relationships/hyperlink" Target="https://paperpile.com/c/HQttr3/3XeP+xQjl" TargetMode="External"/><Relationship Id="rId422" Type="http://schemas.openxmlformats.org/officeDocument/2006/relationships/hyperlink" Target="https://paperpile.com/c/HQttr3/JSpl" TargetMode="External"/><Relationship Id="rId867" Type="http://schemas.openxmlformats.org/officeDocument/2006/relationships/hyperlink" Target="http://paperpile.com/b/HQttr3/ufIy" TargetMode="External"/><Relationship Id="rId1052" Type="http://schemas.openxmlformats.org/officeDocument/2006/relationships/hyperlink" Target="http://paperpile.com/b/HQttr3/fojQ" TargetMode="External"/><Relationship Id="rId299" Type="http://schemas.openxmlformats.org/officeDocument/2006/relationships/hyperlink" Target="https://paperpile.com/c/HQttr3/aMsB" TargetMode="External"/><Relationship Id="rId727" Type="http://schemas.openxmlformats.org/officeDocument/2006/relationships/hyperlink" Target="http://paperpile.com/b/HQttr3/JSpl" TargetMode="External"/><Relationship Id="rId934" Type="http://schemas.openxmlformats.org/officeDocument/2006/relationships/hyperlink" Target="http://paperpile.com/b/HQttr3/9Ze7" TargetMode="External"/><Relationship Id="rId1357" Type="http://schemas.openxmlformats.org/officeDocument/2006/relationships/hyperlink" Target="http://paperpile.com/b/HQttr3/jgAI" TargetMode="External"/><Relationship Id="rId63" Type="http://schemas.openxmlformats.org/officeDocument/2006/relationships/hyperlink" Target="https://paperpile.com/c/HQttr3/3bYT" TargetMode="External"/><Relationship Id="rId159" Type="http://schemas.openxmlformats.org/officeDocument/2006/relationships/hyperlink" Target="https://paperpile.com/c/HQttr3/fFS9+nAKi+aIKH+h72c+SYxv+uW74" TargetMode="External"/><Relationship Id="rId366" Type="http://schemas.openxmlformats.org/officeDocument/2006/relationships/hyperlink" Target="https://paperpile.com/c/HQttr3/5oMi+b8If+XWXs+WdHb" TargetMode="External"/><Relationship Id="rId573" Type="http://schemas.openxmlformats.org/officeDocument/2006/relationships/hyperlink" Target="https://paperpile.com/c/HQttr3/T9Lh" TargetMode="External"/><Relationship Id="rId780" Type="http://schemas.openxmlformats.org/officeDocument/2006/relationships/hyperlink" Target="http://paperpile.com/b/HQttr3/tKxR" TargetMode="External"/><Relationship Id="rId1217" Type="http://schemas.openxmlformats.org/officeDocument/2006/relationships/hyperlink" Target="http://paperpile.com/b/HQttr3/6cTn" TargetMode="External"/><Relationship Id="rId226" Type="http://schemas.openxmlformats.org/officeDocument/2006/relationships/hyperlink" Target="https://paperpile.com/c/HQttr3/xvcU" TargetMode="External"/><Relationship Id="rId433" Type="http://schemas.openxmlformats.org/officeDocument/2006/relationships/hyperlink" Target="https://paperpile.com/c/HQttr3/dkXg" TargetMode="External"/><Relationship Id="rId878" Type="http://schemas.openxmlformats.org/officeDocument/2006/relationships/hyperlink" Target="http://paperpile.com/b/HQttr3/RvVV" TargetMode="External"/><Relationship Id="rId1063" Type="http://schemas.openxmlformats.org/officeDocument/2006/relationships/hyperlink" Target="http://paperpile.com/b/HQttr3/yADr" TargetMode="External"/><Relationship Id="rId1270" Type="http://schemas.openxmlformats.org/officeDocument/2006/relationships/hyperlink" Target="http://paperpile.com/b/HQttr3/VpbC" TargetMode="External"/><Relationship Id="rId640" Type="http://schemas.openxmlformats.org/officeDocument/2006/relationships/hyperlink" Target="http://paperpile.com/b/HQttr3/Tl37" TargetMode="External"/><Relationship Id="rId738" Type="http://schemas.openxmlformats.org/officeDocument/2006/relationships/hyperlink" Target="http://paperpile.com/b/HQttr3/lZRZ" TargetMode="External"/><Relationship Id="rId945" Type="http://schemas.openxmlformats.org/officeDocument/2006/relationships/hyperlink" Target="http://paperpile.com/b/HQttr3/EEMn" TargetMode="External"/><Relationship Id="rId1368" Type="http://schemas.openxmlformats.org/officeDocument/2006/relationships/hyperlink" Target="http://paperpile.com/b/HQttr3/yakP" TargetMode="External"/><Relationship Id="rId74" Type="http://schemas.openxmlformats.org/officeDocument/2006/relationships/hyperlink" Target="https://paperpile.com/c/HQttr3/H5eu+t7Ws" TargetMode="External"/><Relationship Id="rId377" Type="http://schemas.openxmlformats.org/officeDocument/2006/relationships/hyperlink" Target="https://paperpile.com/c/HQttr3/JcU4" TargetMode="External"/><Relationship Id="rId500" Type="http://schemas.openxmlformats.org/officeDocument/2006/relationships/hyperlink" Target="https://paperpile.com/c/HQttr3/dn2s+RJVK" TargetMode="External"/><Relationship Id="rId584" Type="http://schemas.openxmlformats.org/officeDocument/2006/relationships/hyperlink" Target="https://paperpile.com/c/HQttr3/aIHd" TargetMode="External"/><Relationship Id="rId805" Type="http://schemas.openxmlformats.org/officeDocument/2006/relationships/hyperlink" Target="http://paperpile.com/b/HQttr3/VeeI" TargetMode="External"/><Relationship Id="rId1130" Type="http://schemas.openxmlformats.org/officeDocument/2006/relationships/hyperlink" Target="http://paperpile.com/b/HQttr3/wdtK" TargetMode="External"/><Relationship Id="rId1228" Type="http://schemas.openxmlformats.org/officeDocument/2006/relationships/hyperlink" Target="http://paperpile.com/b/HQttr3/eRil" TargetMode="External"/><Relationship Id="rId5" Type="http://schemas.openxmlformats.org/officeDocument/2006/relationships/webSettings" Target="webSettings.xml"/><Relationship Id="rId237" Type="http://schemas.openxmlformats.org/officeDocument/2006/relationships/hyperlink" Target="https://paperpile.com/c/HQttr3/3pp5+s61q" TargetMode="External"/><Relationship Id="rId791" Type="http://schemas.openxmlformats.org/officeDocument/2006/relationships/hyperlink" Target="http://paperpile.com/b/HQttr3/8KCa" TargetMode="External"/><Relationship Id="rId889" Type="http://schemas.openxmlformats.org/officeDocument/2006/relationships/hyperlink" Target="http://paperpile.com/b/HQttr3/YyKR" TargetMode="External"/><Relationship Id="rId1074" Type="http://schemas.openxmlformats.org/officeDocument/2006/relationships/hyperlink" Target="http://paperpile.com/b/HQttr3/Wqy1" TargetMode="External"/><Relationship Id="rId444" Type="http://schemas.openxmlformats.org/officeDocument/2006/relationships/hyperlink" Target="https://paperpile.com/c/HQttr3/lLXE" TargetMode="External"/><Relationship Id="rId651" Type="http://schemas.openxmlformats.org/officeDocument/2006/relationships/hyperlink" Target="http://paperpile.com/b/HQttr3/9151" TargetMode="External"/><Relationship Id="rId749" Type="http://schemas.openxmlformats.org/officeDocument/2006/relationships/hyperlink" Target="http://paperpile.com/b/HQttr3/26Nq" TargetMode="External"/><Relationship Id="rId1281" Type="http://schemas.openxmlformats.org/officeDocument/2006/relationships/hyperlink" Target="http://paperpile.com/b/HQttr3/uz1X" TargetMode="External"/><Relationship Id="rId1379" Type="http://schemas.openxmlformats.org/officeDocument/2006/relationships/hyperlink" Target="http://paperpile.com/b/HQttr3/QHTM" TargetMode="External"/><Relationship Id="rId290" Type="http://schemas.openxmlformats.org/officeDocument/2006/relationships/hyperlink" Target="https://paperpile.com/c/HQttr3/YyKR+CEuX+BT72" TargetMode="External"/><Relationship Id="rId304" Type="http://schemas.openxmlformats.org/officeDocument/2006/relationships/hyperlink" Target="https://paperpile.com/c/HQttr3/7dfz" TargetMode="External"/><Relationship Id="rId388" Type="http://schemas.openxmlformats.org/officeDocument/2006/relationships/hyperlink" Target="https://paperpile.com/c/HQttr3/Dhgj" TargetMode="External"/><Relationship Id="rId511" Type="http://schemas.openxmlformats.org/officeDocument/2006/relationships/hyperlink" Target="https://paperpile.com/c/HQttr3/5PPq" TargetMode="External"/><Relationship Id="rId609" Type="http://schemas.openxmlformats.org/officeDocument/2006/relationships/hyperlink" Target="https://paperpile.com/c/HQttr3/yQTz" TargetMode="External"/><Relationship Id="rId956" Type="http://schemas.openxmlformats.org/officeDocument/2006/relationships/hyperlink" Target="http://paperpile.com/b/HQttr3/7dfz" TargetMode="External"/><Relationship Id="rId1141" Type="http://schemas.openxmlformats.org/officeDocument/2006/relationships/hyperlink" Target="http://paperpile.com/b/HQttr3/pJBu" TargetMode="External"/><Relationship Id="rId1239" Type="http://schemas.openxmlformats.org/officeDocument/2006/relationships/hyperlink" Target="http://paperpile.com/b/HQttr3/uW74" TargetMode="External"/><Relationship Id="rId85" Type="http://schemas.openxmlformats.org/officeDocument/2006/relationships/hyperlink" Target="https://paperpile.com/c/HQttr3/C109" TargetMode="External"/><Relationship Id="rId150" Type="http://schemas.openxmlformats.org/officeDocument/2006/relationships/hyperlink" Target="https://paperpile.com/c/HQttr3/TFOm+ZBBb" TargetMode="External"/><Relationship Id="rId595" Type="http://schemas.openxmlformats.org/officeDocument/2006/relationships/hyperlink" Target="https://paperpile.com/c/HQttr3/8KCa+JxtB" TargetMode="External"/><Relationship Id="rId816" Type="http://schemas.openxmlformats.org/officeDocument/2006/relationships/hyperlink" Target="http://paperpile.com/b/HQttr3/vKgI" TargetMode="External"/><Relationship Id="rId1001" Type="http://schemas.openxmlformats.org/officeDocument/2006/relationships/hyperlink" Target="http://paperpile.com/b/HQttr3/HJ9c" TargetMode="External"/><Relationship Id="rId248" Type="http://schemas.openxmlformats.org/officeDocument/2006/relationships/hyperlink" Target="https://paperpile.com/c/HQttr3/JWF6" TargetMode="External"/><Relationship Id="rId455" Type="http://schemas.openxmlformats.org/officeDocument/2006/relationships/hyperlink" Target="https://paperpile.com/c/HQttr3/9b8F+VeeI" TargetMode="External"/><Relationship Id="rId662" Type="http://schemas.openxmlformats.org/officeDocument/2006/relationships/hyperlink" Target="http://paperpile.com/b/HQttr3/lLXE" TargetMode="External"/><Relationship Id="rId1085" Type="http://schemas.openxmlformats.org/officeDocument/2006/relationships/hyperlink" Target="http://paperpile.com/b/HQttr3/ojjx" TargetMode="External"/><Relationship Id="rId1292" Type="http://schemas.openxmlformats.org/officeDocument/2006/relationships/hyperlink" Target="http://paperpile.com/b/HQttr3/pwAz" TargetMode="External"/><Relationship Id="rId1306" Type="http://schemas.openxmlformats.org/officeDocument/2006/relationships/hyperlink" Target="http://paperpile.com/b/HQttr3/3pp5" TargetMode="External"/><Relationship Id="rId12" Type="http://schemas.openxmlformats.org/officeDocument/2006/relationships/comments" Target="comments.xml"/><Relationship Id="rId108" Type="http://schemas.openxmlformats.org/officeDocument/2006/relationships/hyperlink" Target="https://paperpile.com/c/HQttr3/SYxv+uW74" TargetMode="External"/><Relationship Id="rId315" Type="http://schemas.openxmlformats.org/officeDocument/2006/relationships/hyperlink" Target="https://paperpile.com/c/HQttr3/j0ox" TargetMode="External"/><Relationship Id="rId522" Type="http://schemas.openxmlformats.org/officeDocument/2006/relationships/hyperlink" Target="https://paperpile.com/c/HQttr3/Rm8I" TargetMode="External"/><Relationship Id="rId967" Type="http://schemas.openxmlformats.org/officeDocument/2006/relationships/hyperlink" Target="http://paperpile.com/b/HQttr3/s61q" TargetMode="External"/><Relationship Id="rId1152" Type="http://schemas.openxmlformats.org/officeDocument/2006/relationships/hyperlink" Target="http://paperpile.com/b/HQttr3/VXM7" TargetMode="External"/><Relationship Id="rId96" Type="http://schemas.openxmlformats.org/officeDocument/2006/relationships/hyperlink" Target="https://paperpile.com/c/HQttr3/fFS9+nAKi+aIKH" TargetMode="External"/><Relationship Id="rId161" Type="http://schemas.openxmlformats.org/officeDocument/2006/relationships/hyperlink" Target="https://paperpile.com/c/HQttr3/fFS9+nAKi+aIKH+h72c+SYxv+uW74" TargetMode="External"/><Relationship Id="rId399" Type="http://schemas.openxmlformats.org/officeDocument/2006/relationships/hyperlink" Target="https://paperpile.com/c/HQttr3/jZKY" TargetMode="External"/><Relationship Id="rId827" Type="http://schemas.openxmlformats.org/officeDocument/2006/relationships/hyperlink" Target="http://paperpile.com/b/HQttr3/4MnI" TargetMode="External"/><Relationship Id="rId1012" Type="http://schemas.openxmlformats.org/officeDocument/2006/relationships/hyperlink" Target="http://paperpile.com/b/HQttr3/v0Vc" TargetMode="External"/><Relationship Id="rId259" Type="http://schemas.openxmlformats.org/officeDocument/2006/relationships/hyperlink" Target="https://paperpile.com/c/HQttr3/xxaa+OXlH" TargetMode="External"/><Relationship Id="rId466" Type="http://schemas.openxmlformats.org/officeDocument/2006/relationships/hyperlink" Target="https://paperpile.com/c/HQttr3/fFS9+aIKH+nAKi" TargetMode="External"/><Relationship Id="rId673" Type="http://schemas.openxmlformats.org/officeDocument/2006/relationships/hyperlink" Target="http://paperpile.com/b/HQttr3/Pkqv" TargetMode="External"/><Relationship Id="rId880" Type="http://schemas.openxmlformats.org/officeDocument/2006/relationships/hyperlink" Target="http://paperpile.com/b/HQttr3/RvVV" TargetMode="External"/><Relationship Id="rId1096" Type="http://schemas.openxmlformats.org/officeDocument/2006/relationships/hyperlink" Target="http://paperpile.com/b/HQttr3/t7Ws" TargetMode="External"/><Relationship Id="rId1317" Type="http://schemas.openxmlformats.org/officeDocument/2006/relationships/hyperlink" Target="http://paperpile.com/b/HQttr3/DIBK" TargetMode="External"/><Relationship Id="rId23" Type="http://schemas.openxmlformats.org/officeDocument/2006/relationships/hyperlink" Target="https://paperpile.com/c/HQttr3/tBsW+IbOv+G24Q" TargetMode="External"/><Relationship Id="rId119" Type="http://schemas.openxmlformats.org/officeDocument/2006/relationships/hyperlink" Target="https://paperpile.com/c/HQttr3/joOu" TargetMode="External"/><Relationship Id="rId326" Type="http://schemas.openxmlformats.org/officeDocument/2006/relationships/hyperlink" Target="https://paperpile.com/c/HQttr3/L4Qy" TargetMode="External"/><Relationship Id="rId533" Type="http://schemas.openxmlformats.org/officeDocument/2006/relationships/hyperlink" Target="https://paperpile.com/c/HQttr3/L7br" TargetMode="External"/><Relationship Id="rId978" Type="http://schemas.openxmlformats.org/officeDocument/2006/relationships/hyperlink" Target="http://paperpile.com/b/HQttr3/qeHO" TargetMode="External"/><Relationship Id="rId1163" Type="http://schemas.openxmlformats.org/officeDocument/2006/relationships/hyperlink" Target="http://paperpile.com/b/HQttr3/JcU4" TargetMode="External"/><Relationship Id="rId1370" Type="http://schemas.openxmlformats.org/officeDocument/2006/relationships/hyperlink" Target="http://paperpile.com/b/HQttr3/yakP" TargetMode="External"/><Relationship Id="rId740" Type="http://schemas.openxmlformats.org/officeDocument/2006/relationships/hyperlink" Target="http://paperpile.com/b/HQttr3/zYAK" TargetMode="External"/><Relationship Id="rId838" Type="http://schemas.openxmlformats.org/officeDocument/2006/relationships/hyperlink" Target="http://paperpile.com/b/HQttr3/6QrD" TargetMode="External"/><Relationship Id="rId1023" Type="http://schemas.openxmlformats.org/officeDocument/2006/relationships/hyperlink" Target="http://paperpile.com/b/HQttr3/C3HS" TargetMode="External"/><Relationship Id="rId172" Type="http://schemas.openxmlformats.org/officeDocument/2006/relationships/hyperlink" Target="https://paperpile.com/c/HQttr3/PORF+VJr2+H5eu" TargetMode="External"/><Relationship Id="rId477" Type="http://schemas.openxmlformats.org/officeDocument/2006/relationships/hyperlink" Target="https://paperpile.com/c/HQttr3/vKgI" TargetMode="External"/><Relationship Id="rId600" Type="http://schemas.openxmlformats.org/officeDocument/2006/relationships/hyperlink" Target="https://paperpile.com/c/HQttr3/8KCa" TargetMode="External"/><Relationship Id="rId684" Type="http://schemas.openxmlformats.org/officeDocument/2006/relationships/hyperlink" Target="http://paperpile.com/b/HQttr3/tBsW" TargetMode="External"/><Relationship Id="rId1230" Type="http://schemas.openxmlformats.org/officeDocument/2006/relationships/hyperlink" Target="http://paperpile.com/b/HQttr3/eRil" TargetMode="External"/><Relationship Id="rId1328" Type="http://schemas.openxmlformats.org/officeDocument/2006/relationships/hyperlink" Target="http://paperpile.com/b/HQttr3/Yk59" TargetMode="External"/><Relationship Id="rId337" Type="http://schemas.openxmlformats.org/officeDocument/2006/relationships/hyperlink" Target="https://paperpile.com/c/HQttr3/Ctx9" TargetMode="External"/><Relationship Id="rId891" Type="http://schemas.openxmlformats.org/officeDocument/2006/relationships/hyperlink" Target="http://paperpile.com/b/HQttr3/YyKR" TargetMode="External"/><Relationship Id="rId905" Type="http://schemas.openxmlformats.org/officeDocument/2006/relationships/hyperlink" Target="http://paperpile.com/b/HQttr3/Rm8I" TargetMode="External"/><Relationship Id="rId989" Type="http://schemas.openxmlformats.org/officeDocument/2006/relationships/hyperlink" Target="http://paperpile.com/b/HQttr3/L4Qy" TargetMode="External"/><Relationship Id="rId34" Type="http://schemas.openxmlformats.org/officeDocument/2006/relationships/hyperlink" Target="https://paperpile.com/c/HQttr3/HnZg+rhgV+uz1X+wpPj+SQeB" TargetMode="External"/><Relationship Id="rId544" Type="http://schemas.openxmlformats.org/officeDocument/2006/relationships/hyperlink" Target="https://paperpile.com/c/HQttr3/L7br" TargetMode="External"/><Relationship Id="rId751" Type="http://schemas.openxmlformats.org/officeDocument/2006/relationships/hyperlink" Target="http://paperpile.com/b/HQttr3/7pI2" TargetMode="External"/><Relationship Id="rId849" Type="http://schemas.openxmlformats.org/officeDocument/2006/relationships/hyperlink" Target="http://paperpile.com/b/HQttr3/fYdu" TargetMode="External"/><Relationship Id="rId1174" Type="http://schemas.openxmlformats.org/officeDocument/2006/relationships/hyperlink" Target="http://paperpile.com/b/HQttr3/yQTz" TargetMode="External"/><Relationship Id="rId1381" Type="http://schemas.openxmlformats.org/officeDocument/2006/relationships/footer" Target="footer1.xml"/><Relationship Id="rId183" Type="http://schemas.openxmlformats.org/officeDocument/2006/relationships/hyperlink" Target="https://paperpile.com/c/HQttr3/tKxR+Nwdx" TargetMode="External"/><Relationship Id="rId390" Type="http://schemas.openxmlformats.org/officeDocument/2006/relationships/hyperlink" Target="https://paperpile.com/c/HQttr3/2hr2+fB9M" TargetMode="External"/><Relationship Id="rId404" Type="http://schemas.openxmlformats.org/officeDocument/2006/relationships/hyperlink" Target="https://paperpile.com/c/HQttr3/GvUB" TargetMode="External"/><Relationship Id="rId611" Type="http://schemas.openxmlformats.org/officeDocument/2006/relationships/hyperlink" Target="https://paperpile.com/c/HQttr3/5AsT" TargetMode="External"/><Relationship Id="rId1034" Type="http://schemas.openxmlformats.org/officeDocument/2006/relationships/hyperlink" Target="http://paperpile.com/b/HQttr3/UAyi" TargetMode="External"/><Relationship Id="rId1241" Type="http://schemas.openxmlformats.org/officeDocument/2006/relationships/hyperlink" Target="http://paperpile.com/b/HQttr3/yCWN" TargetMode="External"/><Relationship Id="rId1339" Type="http://schemas.openxmlformats.org/officeDocument/2006/relationships/hyperlink" Target="http://paperpile.com/b/HQttr3/fB9M" TargetMode="External"/><Relationship Id="rId250" Type="http://schemas.openxmlformats.org/officeDocument/2006/relationships/hyperlink" Target="https://paperpile.com/c/HQttr3/VpbC" TargetMode="External"/><Relationship Id="rId488" Type="http://schemas.openxmlformats.org/officeDocument/2006/relationships/hyperlink" Target="https://paperpile.com/c/HQttr3/53vG+yADr" TargetMode="External"/><Relationship Id="rId695" Type="http://schemas.openxmlformats.org/officeDocument/2006/relationships/hyperlink" Target="http://paperpile.com/b/HQttr3/IVFB" TargetMode="External"/><Relationship Id="rId709" Type="http://schemas.openxmlformats.org/officeDocument/2006/relationships/hyperlink" Target="http://paperpile.com/b/HQttr3/U8bG" TargetMode="External"/><Relationship Id="rId916" Type="http://schemas.openxmlformats.org/officeDocument/2006/relationships/hyperlink" Target="http://paperpile.com/b/HQttr3/joOu" TargetMode="External"/><Relationship Id="rId1101" Type="http://schemas.openxmlformats.org/officeDocument/2006/relationships/hyperlink" Target="http://paperpile.com/b/HQttr3/GsGm" TargetMode="External"/><Relationship Id="rId45" Type="http://schemas.openxmlformats.org/officeDocument/2006/relationships/hyperlink" Target="https://paperpile.com/c/HQttr3/GsGm" TargetMode="External"/><Relationship Id="rId110" Type="http://schemas.openxmlformats.org/officeDocument/2006/relationships/hyperlink" Target="https://paperpile.com/c/HQttr3/SYxv+uW74" TargetMode="External"/><Relationship Id="rId348" Type="http://schemas.openxmlformats.org/officeDocument/2006/relationships/hyperlink" Target="https://paperpile.com/c/HQttr3/pcPN+L4Qy+lZRZ" TargetMode="External"/><Relationship Id="rId555" Type="http://schemas.openxmlformats.org/officeDocument/2006/relationships/hyperlink" Target="https://paperpile.com/c/HQttr3/T9Lh" TargetMode="External"/><Relationship Id="rId762" Type="http://schemas.openxmlformats.org/officeDocument/2006/relationships/hyperlink" Target="http://paperpile.com/b/HQttr3/ItP0" TargetMode="External"/><Relationship Id="rId1185" Type="http://schemas.openxmlformats.org/officeDocument/2006/relationships/hyperlink" Target="http://paperpile.com/b/HQttr3/fquX" TargetMode="External"/><Relationship Id="rId194" Type="http://schemas.openxmlformats.org/officeDocument/2006/relationships/hyperlink" Target="https://paperpile.com/c/HQttr3/tKxR+Nwdx+3XeP+yvjg+EEMn+p9kK+Yk59" TargetMode="External"/><Relationship Id="rId208" Type="http://schemas.openxmlformats.org/officeDocument/2006/relationships/hyperlink" Target="https://paperpile.com/c/HQttr3/tKxR" TargetMode="External"/><Relationship Id="rId415" Type="http://schemas.openxmlformats.org/officeDocument/2006/relationships/hyperlink" Target="https://paperpile.com/c/HQttr3/KJnw" TargetMode="External"/><Relationship Id="rId622" Type="http://schemas.openxmlformats.org/officeDocument/2006/relationships/hyperlink" Target="https://paperpile.com/c/HQttr3/7Zfg" TargetMode="External"/><Relationship Id="rId1045" Type="http://schemas.openxmlformats.org/officeDocument/2006/relationships/hyperlink" Target="http://paperpile.com/b/HQttr3/KBkV" TargetMode="External"/><Relationship Id="rId1252" Type="http://schemas.openxmlformats.org/officeDocument/2006/relationships/hyperlink" Target="http://paperpile.com/b/HQttr3/Nwdx" TargetMode="External"/><Relationship Id="rId261" Type="http://schemas.openxmlformats.org/officeDocument/2006/relationships/hyperlink" Target="https://paperpile.com/c/HQttr3/IVFB" TargetMode="External"/><Relationship Id="rId499" Type="http://schemas.openxmlformats.org/officeDocument/2006/relationships/hyperlink" Target="https://paperpile.com/c/HQttr3/dn2s+RJVK" TargetMode="External"/><Relationship Id="rId927" Type="http://schemas.openxmlformats.org/officeDocument/2006/relationships/hyperlink" Target="http://paperpile.com/b/HQttr3/C109" TargetMode="External"/><Relationship Id="rId1112" Type="http://schemas.openxmlformats.org/officeDocument/2006/relationships/hyperlink" Target="http://paperpile.com/b/HQttr3/7Zfg" TargetMode="External"/><Relationship Id="rId56" Type="http://schemas.openxmlformats.org/officeDocument/2006/relationships/hyperlink" Target="https://paperpile.com/c/HQttr3/9Ze7+sgSi" TargetMode="External"/><Relationship Id="rId359" Type="http://schemas.openxmlformats.org/officeDocument/2006/relationships/hyperlink" Target="https://paperpile.com/c/HQttr3/5oMi+b8If+XWXs+WdHb" TargetMode="External"/><Relationship Id="rId566" Type="http://schemas.openxmlformats.org/officeDocument/2006/relationships/hyperlink" Target="https://paperpile.com/c/HQttr3/lMc7" TargetMode="External"/><Relationship Id="rId773" Type="http://schemas.openxmlformats.org/officeDocument/2006/relationships/hyperlink" Target="http://paperpile.com/b/HQttr3/1cI3" TargetMode="External"/><Relationship Id="rId1196" Type="http://schemas.openxmlformats.org/officeDocument/2006/relationships/hyperlink" Target="http://paperpile.com/b/HQttr3/opft" TargetMode="External"/><Relationship Id="rId121" Type="http://schemas.openxmlformats.org/officeDocument/2006/relationships/hyperlink" Target="https://paperpile.com/c/HQttr3/joOu" TargetMode="External"/><Relationship Id="rId219" Type="http://schemas.openxmlformats.org/officeDocument/2006/relationships/hyperlink" Target="https://paperpile.com/c/HQttr3/3XeP+xQjl" TargetMode="External"/><Relationship Id="rId426" Type="http://schemas.openxmlformats.org/officeDocument/2006/relationships/hyperlink" Target="https://paperpile.com/c/HQttr3/lLXE" TargetMode="External"/><Relationship Id="rId633" Type="http://schemas.openxmlformats.org/officeDocument/2006/relationships/hyperlink" Target="https://paperpile.com/c/HQttr3/QHTM" TargetMode="External"/><Relationship Id="rId980" Type="http://schemas.openxmlformats.org/officeDocument/2006/relationships/hyperlink" Target="http://paperpile.com/b/HQttr3/qeHO" TargetMode="External"/><Relationship Id="rId1056" Type="http://schemas.openxmlformats.org/officeDocument/2006/relationships/hyperlink" Target="http://paperpile.com/b/HQttr3/2hr2" TargetMode="External"/><Relationship Id="rId1263" Type="http://schemas.openxmlformats.org/officeDocument/2006/relationships/hyperlink" Target="http://paperpile.com/b/HQttr3/XWXs" TargetMode="External"/><Relationship Id="rId840" Type="http://schemas.openxmlformats.org/officeDocument/2006/relationships/hyperlink" Target="http://paperpile.com/b/HQttr3/6QrD" TargetMode="External"/><Relationship Id="rId938" Type="http://schemas.openxmlformats.org/officeDocument/2006/relationships/hyperlink" Target="http://paperpile.com/b/HQttr3/jZKY" TargetMode="External"/><Relationship Id="rId67" Type="http://schemas.openxmlformats.org/officeDocument/2006/relationships/hyperlink" Target="https://paperpile.com/c/HQttr3/3XeP+tKxR" TargetMode="External"/><Relationship Id="rId272" Type="http://schemas.openxmlformats.org/officeDocument/2006/relationships/hyperlink" Target="https://paperpile.com/c/HQttr3/GK7h" TargetMode="External"/><Relationship Id="rId577" Type="http://schemas.openxmlformats.org/officeDocument/2006/relationships/hyperlink" Target="https://paperpile.com/c/HQttr3/T9Lh" TargetMode="External"/><Relationship Id="rId700" Type="http://schemas.openxmlformats.org/officeDocument/2006/relationships/hyperlink" Target="http://paperpile.com/b/HQttr3/G24Q" TargetMode="External"/><Relationship Id="rId1123" Type="http://schemas.openxmlformats.org/officeDocument/2006/relationships/hyperlink" Target="http://paperpile.com/b/HQttr3/pRGG" TargetMode="External"/><Relationship Id="rId1330" Type="http://schemas.openxmlformats.org/officeDocument/2006/relationships/hyperlink" Target="http://paperpile.com/b/HQttr3/nAKi" TargetMode="External"/><Relationship Id="rId132" Type="http://schemas.openxmlformats.org/officeDocument/2006/relationships/hyperlink" Target="https://paperpile.com/c/HQttr3/Cv6u" TargetMode="External"/><Relationship Id="rId784" Type="http://schemas.openxmlformats.org/officeDocument/2006/relationships/hyperlink" Target="http://paperpile.com/b/HQttr3/aIHd" TargetMode="External"/><Relationship Id="rId991" Type="http://schemas.openxmlformats.org/officeDocument/2006/relationships/hyperlink" Target="http://paperpile.com/b/HQttr3/L4Qy" TargetMode="External"/><Relationship Id="rId1067" Type="http://schemas.openxmlformats.org/officeDocument/2006/relationships/hyperlink" Target="http://paperpile.com/b/HQttr3/9b8F" TargetMode="External"/><Relationship Id="rId437" Type="http://schemas.openxmlformats.org/officeDocument/2006/relationships/hyperlink" Target="https://paperpile.com/c/HQttr3/yCWN" TargetMode="External"/><Relationship Id="rId644" Type="http://schemas.openxmlformats.org/officeDocument/2006/relationships/hyperlink" Target="http://paperpile.com/b/HQttr3/Tl37" TargetMode="External"/><Relationship Id="rId851" Type="http://schemas.openxmlformats.org/officeDocument/2006/relationships/hyperlink" Target="http://paperpile.com/b/HQttr3/VJr2" TargetMode="External"/><Relationship Id="rId1274" Type="http://schemas.openxmlformats.org/officeDocument/2006/relationships/hyperlink" Target="http://paperpile.com/b/HQttr3/QwoN" TargetMode="External"/><Relationship Id="rId283" Type="http://schemas.openxmlformats.org/officeDocument/2006/relationships/hyperlink" Target="https://paperpile.com/c/HQttr3/YyKR" TargetMode="External"/><Relationship Id="rId490" Type="http://schemas.openxmlformats.org/officeDocument/2006/relationships/hyperlink" Target="https://paperpile.com/c/HQttr3/53vG+yADr" TargetMode="External"/><Relationship Id="rId504" Type="http://schemas.openxmlformats.org/officeDocument/2006/relationships/hyperlink" Target="https://paperpile.com/c/HQttr3/Krwm" TargetMode="External"/><Relationship Id="rId711" Type="http://schemas.openxmlformats.org/officeDocument/2006/relationships/hyperlink" Target="http://paperpile.com/b/HQttr3/Dhgj" TargetMode="External"/><Relationship Id="rId949" Type="http://schemas.openxmlformats.org/officeDocument/2006/relationships/hyperlink" Target="http://paperpile.com/b/HQttr3/EEMn" TargetMode="External"/><Relationship Id="rId1134" Type="http://schemas.openxmlformats.org/officeDocument/2006/relationships/hyperlink" Target="http://paperpile.com/b/HQttr3/sgSi" TargetMode="External"/><Relationship Id="rId1341" Type="http://schemas.openxmlformats.org/officeDocument/2006/relationships/hyperlink" Target="http://paperpile.com/b/HQttr3/fB9M" TargetMode="External"/><Relationship Id="rId78" Type="http://schemas.openxmlformats.org/officeDocument/2006/relationships/hyperlink" Target="https://paperpile.com/c/HQttr3/zYAK" TargetMode="External"/><Relationship Id="rId143" Type="http://schemas.openxmlformats.org/officeDocument/2006/relationships/hyperlink" Target="https://paperpile.com/c/HQttr3/HJ9c" TargetMode="External"/><Relationship Id="rId350" Type="http://schemas.openxmlformats.org/officeDocument/2006/relationships/hyperlink" Target="https://paperpile.com/c/HQttr3/pcPN+L4Qy+lZRZ" TargetMode="External"/><Relationship Id="rId588" Type="http://schemas.openxmlformats.org/officeDocument/2006/relationships/hyperlink" Target="https://paperpile.com/c/HQttr3/h72c" TargetMode="External"/><Relationship Id="rId795" Type="http://schemas.openxmlformats.org/officeDocument/2006/relationships/hyperlink" Target="http://paperpile.com/b/HQttr3/52vP" TargetMode="External"/><Relationship Id="rId809" Type="http://schemas.openxmlformats.org/officeDocument/2006/relationships/hyperlink" Target="http://paperpile.com/b/HQttr3/VeeI" TargetMode="External"/><Relationship Id="rId1201" Type="http://schemas.openxmlformats.org/officeDocument/2006/relationships/hyperlink" Target="http://paperpile.com/b/HQttr3/En9K" TargetMode="External"/><Relationship Id="rId9" Type="http://schemas.openxmlformats.org/officeDocument/2006/relationships/image" Target="media/image2.png"/><Relationship Id="rId210" Type="http://schemas.openxmlformats.org/officeDocument/2006/relationships/hyperlink" Target="https://paperpile.com/c/HQttr3/Nwdx" TargetMode="External"/><Relationship Id="rId448" Type="http://schemas.openxmlformats.org/officeDocument/2006/relationships/hyperlink" Target="https://paperpile.com/c/HQttr3/gg7F" TargetMode="External"/><Relationship Id="rId655" Type="http://schemas.openxmlformats.org/officeDocument/2006/relationships/hyperlink" Target="http://paperpile.com/b/HQttr3/53vG" TargetMode="External"/><Relationship Id="rId862" Type="http://schemas.openxmlformats.org/officeDocument/2006/relationships/hyperlink" Target="http://paperpile.com/b/HQttr3/xQjl" TargetMode="External"/><Relationship Id="rId1078" Type="http://schemas.openxmlformats.org/officeDocument/2006/relationships/hyperlink" Target="http://paperpile.com/b/HQttr3/Wqy1" TargetMode="External"/><Relationship Id="rId1285" Type="http://schemas.openxmlformats.org/officeDocument/2006/relationships/hyperlink" Target="http://paperpile.com/b/HQttr3/uz1X" TargetMode="External"/><Relationship Id="rId294" Type="http://schemas.openxmlformats.org/officeDocument/2006/relationships/hyperlink" Target="https://paperpile.com/c/HQttr3/S96K+Tl37" TargetMode="External"/><Relationship Id="rId308" Type="http://schemas.openxmlformats.org/officeDocument/2006/relationships/hyperlink" Target="https://paperpile.com/c/HQttr3/JWF6" TargetMode="External"/><Relationship Id="rId515" Type="http://schemas.openxmlformats.org/officeDocument/2006/relationships/hyperlink" Target="https://paperpile.com/c/HQttr3/9k0X+BuJc" TargetMode="External"/><Relationship Id="rId722" Type="http://schemas.openxmlformats.org/officeDocument/2006/relationships/hyperlink" Target="http://paperpile.com/b/HQttr3/IbOv" TargetMode="External"/><Relationship Id="rId1145" Type="http://schemas.openxmlformats.org/officeDocument/2006/relationships/hyperlink" Target="http://paperpile.com/b/HQttr3/HXwx" TargetMode="External"/><Relationship Id="rId1352" Type="http://schemas.openxmlformats.org/officeDocument/2006/relationships/hyperlink" Target="http://paperpile.com/b/HQttr3/fFS9" TargetMode="External"/><Relationship Id="rId89" Type="http://schemas.openxmlformats.org/officeDocument/2006/relationships/hyperlink" Target="https://paperpile.com/c/HQttr3/DIBK" TargetMode="External"/><Relationship Id="rId154" Type="http://schemas.openxmlformats.org/officeDocument/2006/relationships/hyperlink" Target="https://paperpile.com/c/HQttr3/fFS9+nAKi+aIKH+h72c+SYxv+uW74" TargetMode="External"/><Relationship Id="rId361" Type="http://schemas.openxmlformats.org/officeDocument/2006/relationships/hyperlink" Target="https://paperpile.com/c/HQttr3/5oMi+b8If+XWXs+WdHb" TargetMode="External"/><Relationship Id="rId599" Type="http://schemas.openxmlformats.org/officeDocument/2006/relationships/hyperlink" Target="https://paperpile.com/c/HQttr3/8KCa" TargetMode="External"/><Relationship Id="rId1005" Type="http://schemas.openxmlformats.org/officeDocument/2006/relationships/hyperlink" Target="http://paperpile.com/b/HQttr3/BuJc" TargetMode="External"/><Relationship Id="rId1212" Type="http://schemas.openxmlformats.org/officeDocument/2006/relationships/hyperlink" Target="http://paperpile.com/b/HQttr3/lMc7" TargetMode="External"/><Relationship Id="rId459" Type="http://schemas.openxmlformats.org/officeDocument/2006/relationships/hyperlink" Target="https://paperpile.com/c/HQttr3/VeeI" TargetMode="External"/><Relationship Id="rId666" Type="http://schemas.openxmlformats.org/officeDocument/2006/relationships/hyperlink" Target="http://paperpile.com/b/HQttr3/lLXE" TargetMode="External"/><Relationship Id="rId873" Type="http://schemas.openxmlformats.org/officeDocument/2006/relationships/hyperlink" Target="http://paperpile.com/b/HQttr3/94Qh" TargetMode="External"/><Relationship Id="rId1089" Type="http://schemas.openxmlformats.org/officeDocument/2006/relationships/hyperlink" Target="http://paperpile.com/b/HQttr3/CjpC" TargetMode="External"/><Relationship Id="rId1296" Type="http://schemas.openxmlformats.org/officeDocument/2006/relationships/hyperlink" Target="http://paperpile.com/b/HQttr3/XEIT" TargetMode="External"/><Relationship Id="rId16" Type="http://schemas.openxmlformats.org/officeDocument/2006/relationships/hyperlink" Target="https://paperpile.com/c/HQttr3/VJr2" TargetMode="External"/><Relationship Id="rId221" Type="http://schemas.openxmlformats.org/officeDocument/2006/relationships/hyperlink" Target="https://paperpile.com/c/HQttr3/pbK6" TargetMode="External"/><Relationship Id="rId319" Type="http://schemas.openxmlformats.org/officeDocument/2006/relationships/hyperlink" Target="https://paperpile.com/c/HQttr3/Pkqv" TargetMode="External"/><Relationship Id="rId526" Type="http://schemas.openxmlformats.org/officeDocument/2006/relationships/hyperlink" Target="https://paperpile.com/c/HQttr3/YcFS" TargetMode="External"/><Relationship Id="rId1156" Type="http://schemas.openxmlformats.org/officeDocument/2006/relationships/hyperlink" Target="http://dx.doi.org/10.12688/f1000research.23297.2" TargetMode="External"/><Relationship Id="rId1363" Type="http://schemas.openxmlformats.org/officeDocument/2006/relationships/hyperlink" Target="http://paperpile.com/b/HQttr3/6WIy" TargetMode="External"/><Relationship Id="rId733" Type="http://schemas.openxmlformats.org/officeDocument/2006/relationships/hyperlink" Target="http://paperpile.com/b/HQttr3/BT72" TargetMode="External"/><Relationship Id="rId940" Type="http://schemas.openxmlformats.org/officeDocument/2006/relationships/hyperlink" Target="http://paperpile.com/b/HQttr3/jZKY" TargetMode="External"/><Relationship Id="rId1016" Type="http://schemas.openxmlformats.org/officeDocument/2006/relationships/hyperlink" Target="http://paperpile.com/b/HQttr3/3XeP" TargetMode="External"/><Relationship Id="rId165" Type="http://schemas.openxmlformats.org/officeDocument/2006/relationships/hyperlink" Target="https://paperpile.com/c/HQttr3/fFS9+nAKi+aIKH+h72c+SYxv+uW74" TargetMode="External"/><Relationship Id="rId372" Type="http://schemas.openxmlformats.org/officeDocument/2006/relationships/hyperlink" Target="https://paperpile.com/c/HQttr3/L4Qy+pcPN+lZRZ" TargetMode="External"/><Relationship Id="rId677" Type="http://schemas.openxmlformats.org/officeDocument/2006/relationships/hyperlink" Target="http://paperpile.com/b/HQttr3/5AsT" TargetMode="External"/><Relationship Id="rId800" Type="http://schemas.openxmlformats.org/officeDocument/2006/relationships/hyperlink" Target="http://paperpile.com/b/HQttr3/xxaa" TargetMode="External"/><Relationship Id="rId1223" Type="http://schemas.openxmlformats.org/officeDocument/2006/relationships/hyperlink" Target="http://paperpile.com/b/HQttr3/KJnw" TargetMode="External"/><Relationship Id="rId232" Type="http://schemas.openxmlformats.org/officeDocument/2006/relationships/hyperlink" Target="https://paperpile.com/c/HQttr3/mN2p" TargetMode="External"/><Relationship Id="rId884" Type="http://schemas.openxmlformats.org/officeDocument/2006/relationships/hyperlink" Target="http://paperpile.com/b/HQttr3/SQeB" TargetMode="External"/><Relationship Id="rId27" Type="http://schemas.openxmlformats.org/officeDocument/2006/relationships/image" Target="media/image5.png"/><Relationship Id="rId537" Type="http://schemas.openxmlformats.org/officeDocument/2006/relationships/hyperlink" Target="https://paperpile.com/c/HQttr3/Wqy1+YcFS" TargetMode="External"/><Relationship Id="rId744" Type="http://schemas.openxmlformats.org/officeDocument/2006/relationships/hyperlink" Target="http://paperpile.com/b/HQttr3/pztn" TargetMode="External"/><Relationship Id="rId951" Type="http://schemas.openxmlformats.org/officeDocument/2006/relationships/hyperlink" Target="http://dx.doi.org/10.1093/bioinformatics/bts480" TargetMode="External"/><Relationship Id="rId1167" Type="http://schemas.openxmlformats.org/officeDocument/2006/relationships/hyperlink" Target="http://paperpile.com/b/HQttr3/JcU4" TargetMode="External"/><Relationship Id="rId1374" Type="http://schemas.openxmlformats.org/officeDocument/2006/relationships/hyperlink" Target="http://paperpile.com/b/HQttr3/erbk" TargetMode="External"/><Relationship Id="rId80" Type="http://schemas.openxmlformats.org/officeDocument/2006/relationships/hyperlink" Target="https://paperpile.com/c/HQttr3/f7A7" TargetMode="External"/><Relationship Id="rId176" Type="http://schemas.openxmlformats.org/officeDocument/2006/relationships/hyperlink" Target="https://paperpile.com/c/HQttr3/H5eu" TargetMode="External"/><Relationship Id="rId383" Type="http://schemas.openxmlformats.org/officeDocument/2006/relationships/hyperlink" Target="https://paperpile.com/c/HQttr3/wJ8u" TargetMode="External"/><Relationship Id="rId590" Type="http://schemas.openxmlformats.org/officeDocument/2006/relationships/hyperlink" Target="https://paperpile.com/c/HQttr3/h72c" TargetMode="External"/><Relationship Id="rId604" Type="http://schemas.openxmlformats.org/officeDocument/2006/relationships/hyperlink" Target="https://paperpile.com/c/HQttr3/yCWN" TargetMode="External"/><Relationship Id="rId811" Type="http://schemas.openxmlformats.org/officeDocument/2006/relationships/hyperlink" Target="http://paperpile.com/b/HQttr3/dn2s" TargetMode="External"/><Relationship Id="rId1027" Type="http://schemas.openxmlformats.org/officeDocument/2006/relationships/hyperlink" Target="http://paperpile.com/b/HQttr3/YOV7" TargetMode="External"/><Relationship Id="rId1234" Type="http://schemas.openxmlformats.org/officeDocument/2006/relationships/hyperlink" Target="http://paperpile.com/b/HQttr3/SYxv" TargetMode="External"/><Relationship Id="rId243" Type="http://schemas.openxmlformats.org/officeDocument/2006/relationships/hyperlink" Target="https://paperpile.com/c/HQttr3/qeHO" TargetMode="External"/><Relationship Id="rId450" Type="http://schemas.openxmlformats.org/officeDocument/2006/relationships/hyperlink" Target="https://paperpile.com/c/HQttr3/gg7F" TargetMode="External"/><Relationship Id="rId688" Type="http://schemas.openxmlformats.org/officeDocument/2006/relationships/hyperlink" Target="http://paperpile.com/b/HQttr3/tBsW" TargetMode="External"/><Relationship Id="rId895" Type="http://schemas.openxmlformats.org/officeDocument/2006/relationships/hyperlink" Target="http://paperpile.com/b/HQttr3/5oMi" TargetMode="External"/><Relationship Id="rId909" Type="http://schemas.openxmlformats.org/officeDocument/2006/relationships/hyperlink" Target="http://paperpile.com/b/HQttr3/ajNg" TargetMode="External"/><Relationship Id="rId1080" Type="http://schemas.openxmlformats.org/officeDocument/2006/relationships/hyperlink" Target="http://paperpile.com/b/HQttr3/YcFS" TargetMode="External"/><Relationship Id="rId1301" Type="http://schemas.openxmlformats.org/officeDocument/2006/relationships/hyperlink" Target="http://paperpile.com/b/HQttr3/Cv6u" TargetMode="External"/><Relationship Id="rId38" Type="http://schemas.openxmlformats.org/officeDocument/2006/relationships/hyperlink" Target="https://paperpile.com/c/HQttr3/HnZg+rhgV+uz1X+wpPj+SQeB" TargetMode="External"/><Relationship Id="rId103" Type="http://schemas.openxmlformats.org/officeDocument/2006/relationships/hyperlink" Target="https://paperpile.com/c/HQttr3/h72c" TargetMode="External"/><Relationship Id="rId310" Type="http://schemas.openxmlformats.org/officeDocument/2006/relationships/hyperlink" Target="https://paperpile.com/c/HQttr3/aMsB" TargetMode="External"/><Relationship Id="rId548" Type="http://schemas.openxmlformats.org/officeDocument/2006/relationships/hyperlink" Target="https://paperpile.com/c/HQttr3/VXM7" TargetMode="External"/><Relationship Id="rId755" Type="http://schemas.openxmlformats.org/officeDocument/2006/relationships/hyperlink" Target="http://paperpile.com/b/HQttr3/7pI2" TargetMode="External"/><Relationship Id="rId962" Type="http://schemas.openxmlformats.org/officeDocument/2006/relationships/hyperlink" Target="http://paperpile.com/b/HQttr3/1ry4" TargetMode="External"/><Relationship Id="rId1178" Type="http://schemas.openxmlformats.org/officeDocument/2006/relationships/hyperlink" Target="http://paperpile.com/b/HQttr3/GvUB" TargetMode="External"/><Relationship Id="rId91" Type="http://schemas.openxmlformats.org/officeDocument/2006/relationships/hyperlink" Target="https://paperpile.com/c/HQttr3/DIBK" TargetMode="External"/><Relationship Id="rId187" Type="http://schemas.openxmlformats.org/officeDocument/2006/relationships/hyperlink" Target="https://paperpile.com/c/HQttr3/3XeP" TargetMode="External"/><Relationship Id="rId394" Type="http://schemas.openxmlformats.org/officeDocument/2006/relationships/hyperlink" Target="https://paperpile.com/c/HQttr3/ldWs+7pI2" TargetMode="External"/><Relationship Id="rId408" Type="http://schemas.openxmlformats.org/officeDocument/2006/relationships/hyperlink" Target="https://paperpile.com/c/HQttr3/7pI2" TargetMode="External"/><Relationship Id="rId615" Type="http://schemas.openxmlformats.org/officeDocument/2006/relationships/hyperlink" Target="https://paperpile.com/c/HQttr3/pxC8" TargetMode="External"/><Relationship Id="rId822" Type="http://schemas.openxmlformats.org/officeDocument/2006/relationships/hyperlink" Target="http://paperpile.com/b/HQttr3/kJg6" TargetMode="External"/><Relationship Id="rId1038" Type="http://schemas.openxmlformats.org/officeDocument/2006/relationships/hyperlink" Target="http://paperpile.com/b/HQttr3/JxtB" TargetMode="External"/><Relationship Id="rId1245" Type="http://schemas.openxmlformats.org/officeDocument/2006/relationships/hyperlink" Target="http://paperpile.com/b/HQttr3/yCWN" TargetMode="External"/><Relationship Id="rId254" Type="http://schemas.openxmlformats.org/officeDocument/2006/relationships/hyperlink" Target="https://paperpile.com/c/HQttr3/ajNg" TargetMode="External"/><Relationship Id="rId699" Type="http://schemas.openxmlformats.org/officeDocument/2006/relationships/hyperlink" Target="http://paperpile.com/b/HQttr3/G24Q" TargetMode="External"/><Relationship Id="rId1091" Type="http://schemas.openxmlformats.org/officeDocument/2006/relationships/hyperlink" Target="http://paperpile.com/b/HQttr3/CjpC" TargetMode="External"/><Relationship Id="rId1105" Type="http://schemas.openxmlformats.org/officeDocument/2006/relationships/hyperlink" Target="http://paperpile.com/b/HQttr3/yvjg" TargetMode="External"/><Relationship Id="rId1312" Type="http://schemas.openxmlformats.org/officeDocument/2006/relationships/hyperlink" Target="http://paperpile.com/b/HQttr3/LD4r" TargetMode="External"/><Relationship Id="rId49" Type="http://schemas.openxmlformats.org/officeDocument/2006/relationships/hyperlink" Target="https://paperpile.com/c/HQttr3/b5I0" TargetMode="External"/><Relationship Id="rId114" Type="http://schemas.openxmlformats.org/officeDocument/2006/relationships/hyperlink" Target="https://paperpile.com/c/HQttr3/eRil" TargetMode="External"/><Relationship Id="rId461" Type="http://schemas.openxmlformats.org/officeDocument/2006/relationships/hyperlink" Target="https://paperpile.com/c/HQttr3/fFS9+aIKH+nAKi" TargetMode="External"/><Relationship Id="rId559" Type="http://schemas.openxmlformats.org/officeDocument/2006/relationships/hyperlink" Target="https://paperpile.com/c/HQttr3/dkXg" TargetMode="External"/><Relationship Id="rId766" Type="http://schemas.openxmlformats.org/officeDocument/2006/relationships/hyperlink" Target="http://paperpile.com/b/HQttr3/ZBBb" TargetMode="External"/><Relationship Id="rId1189" Type="http://schemas.openxmlformats.org/officeDocument/2006/relationships/hyperlink" Target="http://paperpile.com/b/HQttr3/HnZg" TargetMode="External"/><Relationship Id="rId198" Type="http://schemas.openxmlformats.org/officeDocument/2006/relationships/hyperlink" Target="https://paperpile.com/c/HQttr3/tKxR+Nwdx+3XeP+yvjg+EEMn+p9kK+Yk59" TargetMode="External"/><Relationship Id="rId321" Type="http://schemas.openxmlformats.org/officeDocument/2006/relationships/hyperlink" Target="https://paperpile.com/c/HQttr3/Pkqv" TargetMode="External"/><Relationship Id="rId419" Type="http://schemas.openxmlformats.org/officeDocument/2006/relationships/hyperlink" Target="https://paperpile.com/c/HQttr3/VeeI" TargetMode="External"/><Relationship Id="rId626" Type="http://schemas.openxmlformats.org/officeDocument/2006/relationships/hyperlink" Target="https://paperpile.com/c/HQttr3/QHTM" TargetMode="External"/><Relationship Id="rId973" Type="http://schemas.openxmlformats.org/officeDocument/2006/relationships/hyperlink" Target="http://paperpile.com/b/HQttr3/Ctx9" TargetMode="External"/><Relationship Id="rId1049" Type="http://schemas.openxmlformats.org/officeDocument/2006/relationships/hyperlink" Target="http://paperpile.com/b/HQttr3/WdHb" TargetMode="External"/><Relationship Id="rId1256" Type="http://schemas.openxmlformats.org/officeDocument/2006/relationships/hyperlink" Target="http://paperpile.com/b/HQttr3/JWF6" TargetMode="External"/><Relationship Id="rId833" Type="http://schemas.openxmlformats.org/officeDocument/2006/relationships/hyperlink" Target="http://paperpile.com/b/HQttr3/PORF" TargetMode="External"/><Relationship Id="rId1116" Type="http://schemas.openxmlformats.org/officeDocument/2006/relationships/hyperlink" Target="http://paperpile.com/b/HQttr3/MV13" TargetMode="External"/><Relationship Id="rId265" Type="http://schemas.openxmlformats.org/officeDocument/2006/relationships/hyperlink" Target="https://paperpile.com/c/HQttr3/MV13+ItP0" TargetMode="External"/><Relationship Id="rId472" Type="http://schemas.openxmlformats.org/officeDocument/2006/relationships/hyperlink" Target="https://paperpile.com/c/HQttr3/vKgI+LD4r" TargetMode="External"/><Relationship Id="rId900" Type="http://schemas.openxmlformats.org/officeDocument/2006/relationships/hyperlink" Target="http://paperpile.com/b/HQttr3/mN2p" TargetMode="External"/><Relationship Id="rId1323" Type="http://schemas.openxmlformats.org/officeDocument/2006/relationships/hyperlink" Target="http://paperpile.com/b/HQttr3/xvcU" TargetMode="External"/><Relationship Id="rId125" Type="http://schemas.openxmlformats.org/officeDocument/2006/relationships/hyperlink" Target="https://paperpile.com/c/HQttr3/6WIy" TargetMode="External"/><Relationship Id="rId332" Type="http://schemas.openxmlformats.org/officeDocument/2006/relationships/hyperlink" Target="https://paperpile.com/c/HQttr3/fYdu" TargetMode="External"/><Relationship Id="rId777" Type="http://schemas.openxmlformats.org/officeDocument/2006/relationships/hyperlink" Target="http://paperpile.com/b/HQttr3/vK5t" TargetMode="External"/><Relationship Id="rId984" Type="http://schemas.openxmlformats.org/officeDocument/2006/relationships/hyperlink" Target="http://paperpile.com/b/HQttr3/uQ02" TargetMode="External"/><Relationship Id="rId637" Type="http://schemas.openxmlformats.org/officeDocument/2006/relationships/hyperlink" Target="https://paperpile.com/c/HQttr3/lLXE+eIS2" TargetMode="External"/><Relationship Id="rId844" Type="http://schemas.openxmlformats.org/officeDocument/2006/relationships/hyperlink" Target="http://paperpile.com/b/HQttr3/fYdu" TargetMode="External"/><Relationship Id="rId1267" Type="http://schemas.openxmlformats.org/officeDocument/2006/relationships/hyperlink" Target="http://paperpile.com/b/HQttr3/VpbC" TargetMode="External"/><Relationship Id="rId276" Type="http://schemas.openxmlformats.org/officeDocument/2006/relationships/hyperlink" Target="https://paperpile.com/c/HQttr3/5v2K" TargetMode="External"/><Relationship Id="rId483" Type="http://schemas.openxmlformats.org/officeDocument/2006/relationships/hyperlink" Target="https://paperpile.com/c/HQttr3/ojjx+53vG" TargetMode="External"/><Relationship Id="rId690" Type="http://schemas.openxmlformats.org/officeDocument/2006/relationships/hyperlink" Target="http://paperpile.com/b/HQttr3/GK7h" TargetMode="External"/><Relationship Id="rId704" Type="http://schemas.openxmlformats.org/officeDocument/2006/relationships/hyperlink" Target="http://paperpile.com/b/HQttr3/p9kK" TargetMode="External"/><Relationship Id="rId911" Type="http://schemas.openxmlformats.org/officeDocument/2006/relationships/hyperlink" Target="http://paperpile.com/b/HQttr3/ajNg" TargetMode="External"/><Relationship Id="rId1127" Type="http://schemas.openxmlformats.org/officeDocument/2006/relationships/hyperlink" Target="http://paperpile.com/b/HQttr3/aIKH" TargetMode="External"/><Relationship Id="rId1334" Type="http://schemas.openxmlformats.org/officeDocument/2006/relationships/hyperlink" Target="http://paperpile.com/b/HQttr3/XoTv" TargetMode="External"/><Relationship Id="rId40" Type="http://schemas.openxmlformats.org/officeDocument/2006/relationships/hyperlink" Target="https://paperpile.com/c/HQttr3/yakP" TargetMode="External"/><Relationship Id="rId136" Type="http://schemas.openxmlformats.org/officeDocument/2006/relationships/hyperlink" Target="https://paperpile.com/c/HQttr3/26Nq" TargetMode="External"/><Relationship Id="rId343" Type="http://schemas.openxmlformats.org/officeDocument/2006/relationships/hyperlink" Target="https://paperpile.com/c/HQttr3/fquX" TargetMode="External"/><Relationship Id="rId550" Type="http://schemas.openxmlformats.org/officeDocument/2006/relationships/hyperlink" Target="https://paperpile.com/c/HQttr3/VXM7" TargetMode="External"/><Relationship Id="rId788" Type="http://schemas.openxmlformats.org/officeDocument/2006/relationships/hyperlink" Target="http://paperpile.com/b/HQttr3/8KCa" TargetMode="External"/><Relationship Id="rId995" Type="http://schemas.openxmlformats.org/officeDocument/2006/relationships/hyperlink" Target="http://paperpile.com/b/HQttr3/S96K" TargetMode="External"/><Relationship Id="rId1180" Type="http://schemas.openxmlformats.org/officeDocument/2006/relationships/hyperlink" Target="http://paperpile.com/b/HQttr3/GvUB" TargetMode="External"/><Relationship Id="rId203" Type="http://schemas.openxmlformats.org/officeDocument/2006/relationships/hyperlink" Target="https://paperpile.com/c/HQttr3/tKxR+Nwdx+3XeP+yvjg+EEMn+p9kK+Yk59" TargetMode="External"/><Relationship Id="rId648" Type="http://schemas.openxmlformats.org/officeDocument/2006/relationships/hyperlink" Target="http://paperpile.com/b/HQttr3/9151" TargetMode="External"/><Relationship Id="rId855" Type="http://schemas.openxmlformats.org/officeDocument/2006/relationships/hyperlink" Target="http://paperpile.com/b/HQttr3/RJVK" TargetMode="External"/><Relationship Id="rId1040" Type="http://schemas.openxmlformats.org/officeDocument/2006/relationships/hyperlink" Target="http://paperpile.com/b/HQttr3/JxtB" TargetMode="External"/><Relationship Id="rId1278" Type="http://schemas.openxmlformats.org/officeDocument/2006/relationships/hyperlink" Target="http://paperpile.com/b/HQttr3/3bYT" TargetMode="External"/><Relationship Id="rId287" Type="http://schemas.openxmlformats.org/officeDocument/2006/relationships/hyperlink" Target="https://paperpile.com/c/HQttr3/CEuX" TargetMode="External"/><Relationship Id="rId410" Type="http://schemas.openxmlformats.org/officeDocument/2006/relationships/hyperlink" Target="https://paperpile.com/c/HQttr3/1cI3" TargetMode="External"/><Relationship Id="rId494" Type="http://schemas.openxmlformats.org/officeDocument/2006/relationships/hyperlink" Target="https://paperpile.com/c/HQttr3/KBkV" TargetMode="External"/><Relationship Id="rId508" Type="http://schemas.openxmlformats.org/officeDocument/2006/relationships/hyperlink" Target="https://paperpile.com/c/HQttr3/fFS9+aIKH" TargetMode="External"/><Relationship Id="rId715" Type="http://schemas.openxmlformats.org/officeDocument/2006/relationships/hyperlink" Target="http://paperpile.com/b/HQttr3/H5eu" TargetMode="External"/><Relationship Id="rId922" Type="http://schemas.openxmlformats.org/officeDocument/2006/relationships/hyperlink" Target="http://paperpile.com/b/HQttr3/tg8D" TargetMode="External"/><Relationship Id="rId1138" Type="http://schemas.openxmlformats.org/officeDocument/2006/relationships/hyperlink" Target="http://paperpile.com/b/HQttr3/pJBu" TargetMode="External"/><Relationship Id="rId1345" Type="http://schemas.openxmlformats.org/officeDocument/2006/relationships/hyperlink" Target="http://paperpile.com/b/HQttr3/Krwm" TargetMode="External"/><Relationship Id="rId147" Type="http://schemas.openxmlformats.org/officeDocument/2006/relationships/hyperlink" Target="https://paperpile.com/c/HQttr3/TFOm+ZBBb" TargetMode="External"/><Relationship Id="rId354" Type="http://schemas.openxmlformats.org/officeDocument/2006/relationships/hyperlink" Target="https://paperpile.com/c/HQttr3/wJ8u+SQeB+En9K" TargetMode="External"/><Relationship Id="rId799" Type="http://schemas.openxmlformats.org/officeDocument/2006/relationships/hyperlink" Target="http://paperpile.com/b/HQttr3/52vP" TargetMode="External"/><Relationship Id="rId1191" Type="http://schemas.openxmlformats.org/officeDocument/2006/relationships/hyperlink" Target="http://paperpile.com/b/HQttr3/b8If" TargetMode="External"/><Relationship Id="rId1205" Type="http://schemas.openxmlformats.org/officeDocument/2006/relationships/hyperlink" Target="http://paperpile.com/b/HQttr3/9k0X" TargetMode="External"/><Relationship Id="rId51" Type="http://schemas.openxmlformats.org/officeDocument/2006/relationships/hyperlink" Target="https://paperpile.com/c/HQttr3/G24Q" TargetMode="External"/><Relationship Id="rId561" Type="http://schemas.openxmlformats.org/officeDocument/2006/relationships/hyperlink" Target="https://paperpile.com/c/HQttr3/tg8D+9151" TargetMode="External"/><Relationship Id="rId659" Type="http://schemas.openxmlformats.org/officeDocument/2006/relationships/hyperlink" Target="http://paperpile.com/b/HQttr3/5PPq" TargetMode="External"/><Relationship Id="rId866" Type="http://schemas.openxmlformats.org/officeDocument/2006/relationships/hyperlink" Target="http://paperpile.com/b/HQttr3/ufIy" TargetMode="External"/><Relationship Id="rId1289" Type="http://schemas.openxmlformats.org/officeDocument/2006/relationships/hyperlink" Target="http://paperpile.com/b/HQttr3/SqyF" TargetMode="External"/><Relationship Id="rId214" Type="http://schemas.openxmlformats.org/officeDocument/2006/relationships/hyperlink" Target="https://paperpile.com/c/HQttr3/p9kK" TargetMode="External"/><Relationship Id="rId298" Type="http://schemas.openxmlformats.org/officeDocument/2006/relationships/hyperlink" Target="https://paperpile.com/c/HQttr3/aMsB" TargetMode="External"/><Relationship Id="rId421" Type="http://schemas.openxmlformats.org/officeDocument/2006/relationships/hyperlink" Target="https://paperpile.com/c/HQttr3/VeeI" TargetMode="External"/><Relationship Id="rId519" Type="http://schemas.openxmlformats.org/officeDocument/2006/relationships/hyperlink" Target="https://paperpile.com/c/HQttr3/4MnI" TargetMode="External"/><Relationship Id="rId1051" Type="http://schemas.openxmlformats.org/officeDocument/2006/relationships/hyperlink" Target="http://paperpile.com/b/HQttr3/fojQ" TargetMode="External"/><Relationship Id="rId1149" Type="http://schemas.openxmlformats.org/officeDocument/2006/relationships/hyperlink" Target="http://paperpile.com/b/HQttr3/VXM7" TargetMode="External"/><Relationship Id="rId1356" Type="http://schemas.openxmlformats.org/officeDocument/2006/relationships/hyperlink" Target="http://dx.doi.org/10.13140/RG.2.2.18294.34889" TargetMode="External"/><Relationship Id="rId158" Type="http://schemas.openxmlformats.org/officeDocument/2006/relationships/hyperlink" Target="https://paperpile.com/c/HQttr3/fFS9+nAKi+aIKH+h72c+SYxv+uW74" TargetMode="External"/><Relationship Id="rId726" Type="http://schemas.openxmlformats.org/officeDocument/2006/relationships/hyperlink" Target="http://paperpile.com/b/HQttr3/JSpl" TargetMode="External"/><Relationship Id="rId933" Type="http://schemas.openxmlformats.org/officeDocument/2006/relationships/hyperlink" Target="http://paperpile.com/b/HQttr3/L7br" TargetMode="External"/><Relationship Id="rId1009" Type="http://schemas.openxmlformats.org/officeDocument/2006/relationships/hyperlink" Target="http://paperpile.com/b/HQttr3/v0Vc" TargetMode="External"/><Relationship Id="rId62" Type="http://schemas.openxmlformats.org/officeDocument/2006/relationships/image" Target="media/image8.png"/><Relationship Id="rId365" Type="http://schemas.openxmlformats.org/officeDocument/2006/relationships/hyperlink" Target="https://paperpile.com/c/HQttr3/5oMi+b8If+XWXs+WdHb" TargetMode="External"/><Relationship Id="rId572" Type="http://schemas.openxmlformats.org/officeDocument/2006/relationships/hyperlink" Target="https://paperpile.com/c/HQttr3/9151" TargetMode="External"/><Relationship Id="rId1216" Type="http://schemas.openxmlformats.org/officeDocument/2006/relationships/hyperlink" Target="http://paperpile.com/b/HQttr3/6cTn" TargetMode="External"/><Relationship Id="rId225" Type="http://schemas.openxmlformats.org/officeDocument/2006/relationships/hyperlink" Target="https://paperpile.com/c/HQttr3/xvcU" TargetMode="External"/><Relationship Id="rId432" Type="http://schemas.openxmlformats.org/officeDocument/2006/relationships/hyperlink" Target="https://paperpile.com/c/HQttr3/L7br" TargetMode="External"/><Relationship Id="rId877" Type="http://schemas.openxmlformats.org/officeDocument/2006/relationships/hyperlink" Target="http://paperpile.com/b/HQttr3/RvVV" TargetMode="External"/><Relationship Id="rId1062" Type="http://schemas.openxmlformats.org/officeDocument/2006/relationships/hyperlink" Target="http://paperpile.com/b/HQttr3/yADr" TargetMode="External"/><Relationship Id="rId737" Type="http://schemas.openxmlformats.org/officeDocument/2006/relationships/hyperlink" Target="http://paperpile.com/b/HQttr3/lZRZ" TargetMode="External"/><Relationship Id="rId944" Type="http://schemas.openxmlformats.org/officeDocument/2006/relationships/hyperlink" Target="http://paperpile.com/b/HQttr3/ldWs" TargetMode="External"/><Relationship Id="rId1367" Type="http://schemas.openxmlformats.org/officeDocument/2006/relationships/hyperlink" Target="http://paperpile.com/b/HQttr3/6WIy" TargetMode="External"/><Relationship Id="rId73" Type="http://schemas.openxmlformats.org/officeDocument/2006/relationships/hyperlink" Target="https://paperpile.com/c/HQttr3/H5eu+t7Ws" TargetMode="External"/><Relationship Id="rId169" Type="http://schemas.openxmlformats.org/officeDocument/2006/relationships/hyperlink" Target="https://paperpile.com/c/HQttr3/PORF+VJr2+H5eu" TargetMode="External"/><Relationship Id="rId376" Type="http://schemas.openxmlformats.org/officeDocument/2006/relationships/hyperlink" Target="https://paperpile.com/c/HQttr3/Dhgj" TargetMode="External"/><Relationship Id="rId583" Type="http://schemas.openxmlformats.org/officeDocument/2006/relationships/hyperlink" Target="https://paperpile.com/c/HQttr3/aIHd" TargetMode="External"/><Relationship Id="rId790" Type="http://schemas.openxmlformats.org/officeDocument/2006/relationships/hyperlink" Target="http://paperpile.com/b/HQttr3/8KCa" TargetMode="External"/><Relationship Id="rId804" Type="http://schemas.openxmlformats.org/officeDocument/2006/relationships/hyperlink" Target="http://paperpile.com/b/HQttr3/xxaa" TargetMode="External"/><Relationship Id="rId1227" Type="http://schemas.openxmlformats.org/officeDocument/2006/relationships/hyperlink" Target="http://paperpile.com/b/HQttr3/KJnw" TargetMode="External"/><Relationship Id="rId4" Type="http://schemas.openxmlformats.org/officeDocument/2006/relationships/settings" Target="settings.xml"/><Relationship Id="rId236" Type="http://schemas.openxmlformats.org/officeDocument/2006/relationships/hyperlink" Target="https://paperpile.com/c/HQttr3/3pp5+s61q" TargetMode="External"/><Relationship Id="rId443" Type="http://schemas.openxmlformats.org/officeDocument/2006/relationships/hyperlink" Target="https://paperpile.com/c/HQttr3/lLXE" TargetMode="External"/><Relationship Id="rId650" Type="http://schemas.openxmlformats.org/officeDocument/2006/relationships/hyperlink" Target="http://paperpile.com/b/HQttr3/9151" TargetMode="External"/><Relationship Id="rId888" Type="http://schemas.openxmlformats.org/officeDocument/2006/relationships/hyperlink" Target="http://paperpile.com/b/HQttr3/YyKR" TargetMode="External"/><Relationship Id="rId1073" Type="http://schemas.openxmlformats.org/officeDocument/2006/relationships/hyperlink" Target="http://paperpile.com/b/HQttr3/aMsB" TargetMode="External"/><Relationship Id="rId1280" Type="http://schemas.openxmlformats.org/officeDocument/2006/relationships/hyperlink" Target="http://paperpile.com/b/HQttr3/3bYT" TargetMode="External"/><Relationship Id="rId303" Type="http://schemas.openxmlformats.org/officeDocument/2006/relationships/hyperlink" Target="https://paperpile.com/c/HQttr3/7dfz" TargetMode="External"/><Relationship Id="rId748" Type="http://schemas.openxmlformats.org/officeDocument/2006/relationships/hyperlink" Target="http://paperpile.com/b/HQttr3/26Nq" TargetMode="External"/><Relationship Id="rId955" Type="http://schemas.openxmlformats.org/officeDocument/2006/relationships/hyperlink" Target="http://paperpile.com/b/HQttr3/wpPj" TargetMode="External"/><Relationship Id="rId1140" Type="http://schemas.openxmlformats.org/officeDocument/2006/relationships/hyperlink" Target="http://paperpile.com/b/HQttr3/pJBu" TargetMode="External"/><Relationship Id="rId1378" Type="http://schemas.openxmlformats.org/officeDocument/2006/relationships/hyperlink" Target="http://paperpile.com/b/HQttr3/QHTM" TargetMode="External"/><Relationship Id="rId84" Type="http://schemas.openxmlformats.org/officeDocument/2006/relationships/hyperlink" Target="https://paperpile.com/c/HQttr3/C109" TargetMode="External"/><Relationship Id="rId387" Type="http://schemas.openxmlformats.org/officeDocument/2006/relationships/hyperlink" Target="https://paperpile.com/c/HQttr3/Dhgj" TargetMode="External"/><Relationship Id="rId510" Type="http://schemas.openxmlformats.org/officeDocument/2006/relationships/hyperlink" Target="https://paperpile.com/c/HQttr3/fFS9+aIKH" TargetMode="External"/><Relationship Id="rId594" Type="http://schemas.openxmlformats.org/officeDocument/2006/relationships/hyperlink" Target="https://paperpile.com/c/HQttr3/8KCa+JxtB" TargetMode="External"/><Relationship Id="rId608" Type="http://schemas.openxmlformats.org/officeDocument/2006/relationships/hyperlink" Target="https://paperpile.com/c/HQttr3/yQTz" TargetMode="External"/><Relationship Id="rId815" Type="http://schemas.openxmlformats.org/officeDocument/2006/relationships/hyperlink" Target="http://paperpile.com/b/HQttr3/vKgI" TargetMode="External"/><Relationship Id="rId1238" Type="http://schemas.openxmlformats.org/officeDocument/2006/relationships/hyperlink" Target="http://paperpile.com/b/HQttr3/uW74" TargetMode="External"/><Relationship Id="rId247" Type="http://schemas.openxmlformats.org/officeDocument/2006/relationships/hyperlink" Target="https://paperpile.com/c/HQttr3/QHTM" TargetMode="External"/><Relationship Id="rId899" Type="http://schemas.openxmlformats.org/officeDocument/2006/relationships/hyperlink" Target="http://paperpile.com/b/HQttr3/mN2p" TargetMode="External"/><Relationship Id="rId1000" Type="http://schemas.openxmlformats.org/officeDocument/2006/relationships/hyperlink" Target="http://paperpile.com/b/HQttr3/OXlH" TargetMode="External"/><Relationship Id="rId1084" Type="http://schemas.openxmlformats.org/officeDocument/2006/relationships/hyperlink" Target="http://paperpile.com/b/HQttr3/ojjx" TargetMode="External"/><Relationship Id="rId1305" Type="http://schemas.openxmlformats.org/officeDocument/2006/relationships/hyperlink" Target="http://paperpile.com/b/HQttr3/3pp5" TargetMode="External"/><Relationship Id="rId107" Type="http://schemas.openxmlformats.org/officeDocument/2006/relationships/hyperlink" Target="https://paperpile.com/c/HQttr3/SYxv+uW74" TargetMode="External"/><Relationship Id="rId454" Type="http://schemas.openxmlformats.org/officeDocument/2006/relationships/hyperlink" Target="https://paperpile.com/c/HQttr3/9b8F+VeeI" TargetMode="External"/><Relationship Id="rId661" Type="http://schemas.openxmlformats.org/officeDocument/2006/relationships/hyperlink" Target="http://paperpile.com/b/HQttr3/5PPq" TargetMode="External"/><Relationship Id="rId759" Type="http://schemas.openxmlformats.org/officeDocument/2006/relationships/hyperlink" Target="http://paperpile.com/b/HQttr3/dkXg" TargetMode="External"/><Relationship Id="rId966" Type="http://schemas.openxmlformats.org/officeDocument/2006/relationships/hyperlink" Target="http://paperpile.com/b/HQttr3/s61q" TargetMode="External"/><Relationship Id="rId1291" Type="http://schemas.openxmlformats.org/officeDocument/2006/relationships/hyperlink" Target="http://paperpile.com/b/HQttr3/SqyF" TargetMode="External"/><Relationship Id="rId11" Type="http://schemas.openxmlformats.org/officeDocument/2006/relationships/image" Target="media/image4.png"/><Relationship Id="rId314" Type="http://schemas.openxmlformats.org/officeDocument/2006/relationships/hyperlink" Target="https://paperpile.com/c/HQttr3/kJg6" TargetMode="External"/><Relationship Id="rId398" Type="http://schemas.openxmlformats.org/officeDocument/2006/relationships/hyperlink" Target="https://paperpile.com/c/HQttr3/jZKY" TargetMode="External"/><Relationship Id="rId521" Type="http://schemas.openxmlformats.org/officeDocument/2006/relationships/hyperlink" Target="https://paperpile.com/c/HQttr3/4MnI" TargetMode="External"/><Relationship Id="rId619" Type="http://schemas.openxmlformats.org/officeDocument/2006/relationships/hyperlink" Target="https://paperpile.com/c/HQttr3/XEIT" TargetMode="External"/><Relationship Id="rId1151" Type="http://schemas.openxmlformats.org/officeDocument/2006/relationships/hyperlink" Target="http://paperpile.com/b/HQttr3/VXM7" TargetMode="External"/><Relationship Id="rId1249" Type="http://schemas.openxmlformats.org/officeDocument/2006/relationships/hyperlink" Target="http://paperpile.com/b/HQttr3/Nwdx" TargetMode="External"/><Relationship Id="rId95" Type="http://schemas.openxmlformats.org/officeDocument/2006/relationships/hyperlink" Target="https://paperpile.com/c/HQttr3/9b8F+VeeI" TargetMode="External"/><Relationship Id="rId160" Type="http://schemas.openxmlformats.org/officeDocument/2006/relationships/hyperlink" Target="https://paperpile.com/c/HQttr3/fFS9+nAKi+aIKH+h72c+SYxv+uW74" TargetMode="External"/><Relationship Id="rId826" Type="http://schemas.openxmlformats.org/officeDocument/2006/relationships/hyperlink" Target="http://paperpile.com/b/HQttr3/4MnI" TargetMode="External"/><Relationship Id="rId1011" Type="http://schemas.openxmlformats.org/officeDocument/2006/relationships/hyperlink" Target="http://paperpile.com/b/HQttr3/v0Vc" TargetMode="External"/><Relationship Id="rId1109" Type="http://schemas.openxmlformats.org/officeDocument/2006/relationships/hyperlink" Target="http://paperpile.com/b/HQttr3/2io9" TargetMode="External"/><Relationship Id="rId258" Type="http://schemas.openxmlformats.org/officeDocument/2006/relationships/hyperlink" Target="https://paperpile.com/c/HQttr3/xxaa+OXlH" TargetMode="External"/><Relationship Id="rId465" Type="http://schemas.openxmlformats.org/officeDocument/2006/relationships/hyperlink" Target="https://paperpile.com/c/HQttr3/fFS9+aIKH+nAKi" TargetMode="External"/><Relationship Id="rId672" Type="http://schemas.openxmlformats.org/officeDocument/2006/relationships/hyperlink" Target="http://paperpile.com/b/HQttr3/Pkqv" TargetMode="External"/><Relationship Id="rId1095" Type="http://schemas.openxmlformats.org/officeDocument/2006/relationships/hyperlink" Target="http://paperpile.com/b/HQttr3/t7Ws" TargetMode="External"/><Relationship Id="rId1316" Type="http://schemas.openxmlformats.org/officeDocument/2006/relationships/hyperlink" Target="http://paperpile.com/b/HQttr3/DIBK" TargetMode="External"/><Relationship Id="rId22" Type="http://schemas.openxmlformats.org/officeDocument/2006/relationships/hyperlink" Target="https://paperpile.com/c/HQttr3/tBsW+IbOv+G24Q" TargetMode="External"/><Relationship Id="rId118" Type="http://schemas.openxmlformats.org/officeDocument/2006/relationships/hyperlink" Target="https://paperpile.com/c/HQttr3/eRil" TargetMode="External"/><Relationship Id="rId325" Type="http://schemas.openxmlformats.org/officeDocument/2006/relationships/hyperlink" Target="https://paperpile.com/c/HQttr3/L4Qy" TargetMode="External"/><Relationship Id="rId532" Type="http://schemas.openxmlformats.org/officeDocument/2006/relationships/hyperlink" Target="https://paperpile.com/c/HQttr3/L7br" TargetMode="External"/><Relationship Id="rId977" Type="http://schemas.openxmlformats.org/officeDocument/2006/relationships/hyperlink" Target="http://paperpile.com/b/HQttr3/scQl" TargetMode="External"/><Relationship Id="rId1162" Type="http://schemas.openxmlformats.org/officeDocument/2006/relationships/hyperlink" Target="http://paperpile.com/b/HQttr3/pGyj" TargetMode="External"/><Relationship Id="rId171" Type="http://schemas.openxmlformats.org/officeDocument/2006/relationships/hyperlink" Target="https://paperpile.com/c/HQttr3/PORF+VJr2+H5eu" TargetMode="External"/><Relationship Id="rId837" Type="http://schemas.openxmlformats.org/officeDocument/2006/relationships/hyperlink" Target="http://paperpile.com/b/HQttr3/PORF" TargetMode="External"/><Relationship Id="rId1022" Type="http://schemas.openxmlformats.org/officeDocument/2006/relationships/hyperlink" Target="http://paperpile.com/b/HQttr3/C3HS" TargetMode="External"/><Relationship Id="rId269" Type="http://schemas.openxmlformats.org/officeDocument/2006/relationships/hyperlink" Target="https://paperpile.com/c/HQttr3/erbk" TargetMode="External"/><Relationship Id="rId476" Type="http://schemas.openxmlformats.org/officeDocument/2006/relationships/hyperlink" Target="https://paperpile.com/c/HQttr3/vKgI" TargetMode="External"/><Relationship Id="rId683" Type="http://schemas.openxmlformats.org/officeDocument/2006/relationships/hyperlink" Target="http://paperpile.com/b/HQttr3/5AsT" TargetMode="External"/><Relationship Id="rId890" Type="http://schemas.openxmlformats.org/officeDocument/2006/relationships/hyperlink" Target="http://paperpile.com/b/HQttr3/YyKR" TargetMode="External"/><Relationship Id="rId904" Type="http://schemas.openxmlformats.org/officeDocument/2006/relationships/hyperlink" Target="http://paperpile.com/b/HQttr3/Rm8I" TargetMode="External"/><Relationship Id="rId1327" Type="http://schemas.openxmlformats.org/officeDocument/2006/relationships/hyperlink" Target="http://paperpile.com/b/HQttr3/Yk59" TargetMode="External"/><Relationship Id="rId33" Type="http://schemas.openxmlformats.org/officeDocument/2006/relationships/hyperlink" Target="https://paperpile.com/c/HQttr3/HnZg+rhgV+uz1X+wpPj+SQeB" TargetMode="External"/><Relationship Id="rId129" Type="http://schemas.openxmlformats.org/officeDocument/2006/relationships/hyperlink" Target="https://paperpile.com/c/HQttr3/HJ9c" TargetMode="External"/><Relationship Id="rId336" Type="http://schemas.openxmlformats.org/officeDocument/2006/relationships/hyperlink" Target="https://paperpile.com/c/HQttr3/Ctx9" TargetMode="External"/><Relationship Id="rId543" Type="http://schemas.openxmlformats.org/officeDocument/2006/relationships/hyperlink" Target="https://paperpile.com/c/HQttr3/L7br" TargetMode="External"/><Relationship Id="rId988" Type="http://schemas.openxmlformats.org/officeDocument/2006/relationships/hyperlink" Target="http://paperpile.com/b/HQttr3/L4Qy" TargetMode="External"/><Relationship Id="rId1173" Type="http://schemas.openxmlformats.org/officeDocument/2006/relationships/hyperlink" Target="http://paperpile.com/b/HQttr3/yQTz" TargetMode="External"/><Relationship Id="rId1380" Type="http://schemas.openxmlformats.org/officeDocument/2006/relationships/hyperlink" Target="http://paperpile.com/b/HQttr3/QHTM" TargetMode="External"/><Relationship Id="rId182" Type="http://schemas.openxmlformats.org/officeDocument/2006/relationships/hyperlink" Target="https://paperpile.com/c/HQttr3/tKxR+Nwdx" TargetMode="External"/><Relationship Id="rId403" Type="http://schemas.openxmlformats.org/officeDocument/2006/relationships/hyperlink" Target="https://paperpile.com/c/HQttr3/jZKY" TargetMode="External"/><Relationship Id="rId750" Type="http://schemas.openxmlformats.org/officeDocument/2006/relationships/hyperlink" Target="http://paperpile.com/b/HQttr3/26Nq" TargetMode="External"/><Relationship Id="rId848" Type="http://schemas.openxmlformats.org/officeDocument/2006/relationships/hyperlink" Target="http://dx.doi.org/10.1038/s41586-021-04043-8" TargetMode="External"/><Relationship Id="rId1033" Type="http://schemas.openxmlformats.org/officeDocument/2006/relationships/hyperlink" Target="http://paperpile.com/b/HQttr3/UAyi" TargetMode="External"/><Relationship Id="rId487" Type="http://schemas.openxmlformats.org/officeDocument/2006/relationships/hyperlink" Target="https://paperpile.com/c/HQttr3/53vG+yADr" TargetMode="External"/><Relationship Id="rId610" Type="http://schemas.openxmlformats.org/officeDocument/2006/relationships/hyperlink" Target="https://paperpile.com/c/HQttr3/yQTz" TargetMode="External"/><Relationship Id="rId694" Type="http://schemas.openxmlformats.org/officeDocument/2006/relationships/hyperlink" Target="http://paperpile.com/b/HQttr3/IVFB" TargetMode="External"/><Relationship Id="rId708" Type="http://schemas.openxmlformats.org/officeDocument/2006/relationships/hyperlink" Target="http://paperpile.com/b/HQttr3/U8bG" TargetMode="External"/><Relationship Id="rId915" Type="http://schemas.openxmlformats.org/officeDocument/2006/relationships/hyperlink" Target="http://paperpile.com/b/HQttr3/joOu" TargetMode="External"/><Relationship Id="rId1240" Type="http://schemas.openxmlformats.org/officeDocument/2006/relationships/hyperlink" Target="http://paperpile.com/b/HQttr3/uW74" TargetMode="External"/><Relationship Id="rId1338" Type="http://schemas.openxmlformats.org/officeDocument/2006/relationships/hyperlink" Target="http://paperpile.com/b/HQttr3/fB9M" TargetMode="External"/><Relationship Id="rId347" Type="http://schemas.openxmlformats.org/officeDocument/2006/relationships/hyperlink" Target="https://paperpile.com/c/HQttr3/fquX" TargetMode="External"/><Relationship Id="rId999" Type="http://schemas.openxmlformats.org/officeDocument/2006/relationships/hyperlink" Target="http://paperpile.com/b/HQttr3/OXlH" TargetMode="External"/><Relationship Id="rId1100" Type="http://schemas.openxmlformats.org/officeDocument/2006/relationships/hyperlink" Target="http://paperpile.com/b/HQttr3/GsGm" TargetMode="External"/><Relationship Id="rId1184" Type="http://schemas.openxmlformats.org/officeDocument/2006/relationships/hyperlink" Target="http://paperpile.com/b/HQttr3/fquX" TargetMode="External"/><Relationship Id="rId44" Type="http://schemas.openxmlformats.org/officeDocument/2006/relationships/hyperlink" Target="https://paperpile.com/c/HQttr3/GsGm" TargetMode="External"/><Relationship Id="rId554" Type="http://schemas.openxmlformats.org/officeDocument/2006/relationships/hyperlink" Target="https://paperpile.com/c/HQttr3/T9Lh" TargetMode="External"/><Relationship Id="rId761" Type="http://schemas.openxmlformats.org/officeDocument/2006/relationships/hyperlink" Target="http://paperpile.com/b/HQttr3/ItP0" TargetMode="External"/><Relationship Id="rId859" Type="http://schemas.openxmlformats.org/officeDocument/2006/relationships/hyperlink" Target="http://paperpile.com/b/HQttr3/xQjl" TargetMode="External"/><Relationship Id="rId193" Type="http://schemas.openxmlformats.org/officeDocument/2006/relationships/hyperlink" Target="https://paperpile.com/c/HQttr3/tKxR+Nwdx+3XeP+yvjg+EEMn+p9kK+Yk59" TargetMode="External"/><Relationship Id="rId207" Type="http://schemas.openxmlformats.org/officeDocument/2006/relationships/hyperlink" Target="https://paperpile.com/c/HQttr3/tKxR" TargetMode="External"/><Relationship Id="rId414" Type="http://schemas.openxmlformats.org/officeDocument/2006/relationships/hyperlink" Target="https://paperpile.com/c/HQttr3/1cI3" TargetMode="External"/><Relationship Id="rId498" Type="http://schemas.openxmlformats.org/officeDocument/2006/relationships/hyperlink" Target="https://paperpile.com/c/HQttr3/dn2s+RJVK" TargetMode="External"/><Relationship Id="rId621" Type="http://schemas.openxmlformats.org/officeDocument/2006/relationships/image" Target="media/image10.png"/><Relationship Id="rId1044" Type="http://schemas.openxmlformats.org/officeDocument/2006/relationships/hyperlink" Target="http://paperpile.com/b/HQttr3/KBkV" TargetMode="External"/><Relationship Id="rId1251" Type="http://schemas.openxmlformats.org/officeDocument/2006/relationships/hyperlink" Target="http://paperpile.com/b/HQttr3/Nwdx" TargetMode="External"/><Relationship Id="rId1349" Type="http://schemas.openxmlformats.org/officeDocument/2006/relationships/hyperlink" Target="http://paperpile.com/b/HQttr3/Krwm" TargetMode="External"/><Relationship Id="rId260" Type="http://schemas.openxmlformats.org/officeDocument/2006/relationships/hyperlink" Target="https://paperpile.com/c/HQttr3/xxaa+OXlH" TargetMode="External"/><Relationship Id="rId719" Type="http://schemas.openxmlformats.org/officeDocument/2006/relationships/hyperlink" Target="http://paperpile.com/b/HQttr3/IbOv" TargetMode="External"/><Relationship Id="rId926" Type="http://schemas.openxmlformats.org/officeDocument/2006/relationships/hyperlink" Target="http://paperpile.com/b/HQttr3/C109" TargetMode="External"/><Relationship Id="rId1111" Type="http://schemas.openxmlformats.org/officeDocument/2006/relationships/hyperlink" Target="http://paperpile.com/b/HQttr3/7Zfg" TargetMode="External"/><Relationship Id="rId55" Type="http://schemas.openxmlformats.org/officeDocument/2006/relationships/image" Target="media/image6.png"/><Relationship Id="rId120" Type="http://schemas.openxmlformats.org/officeDocument/2006/relationships/hyperlink" Target="https://paperpile.com/c/HQttr3/joOu" TargetMode="External"/><Relationship Id="rId358" Type="http://schemas.openxmlformats.org/officeDocument/2006/relationships/hyperlink" Target="https://paperpile.com/c/HQttr3/SQeB" TargetMode="External"/><Relationship Id="rId565" Type="http://schemas.openxmlformats.org/officeDocument/2006/relationships/hyperlink" Target="https://paperpile.com/c/HQttr3/lMc7" TargetMode="External"/><Relationship Id="rId772" Type="http://schemas.openxmlformats.org/officeDocument/2006/relationships/hyperlink" Target="http://paperpile.com/b/HQttr3/1cI3" TargetMode="External"/><Relationship Id="rId1195" Type="http://schemas.openxmlformats.org/officeDocument/2006/relationships/hyperlink" Target="http://paperpile.com/b/HQttr3/b8If" TargetMode="External"/><Relationship Id="rId1209" Type="http://schemas.openxmlformats.org/officeDocument/2006/relationships/hyperlink" Target="http://paperpile.com/b/HQttr3/9k0X" TargetMode="External"/><Relationship Id="rId218" Type="http://schemas.openxmlformats.org/officeDocument/2006/relationships/hyperlink" Target="https://paperpile.com/c/HQttr3/3XeP+xQjl" TargetMode="External"/><Relationship Id="rId425" Type="http://schemas.openxmlformats.org/officeDocument/2006/relationships/hyperlink" Target="https://paperpile.com/c/HQttr3/QHTM" TargetMode="External"/><Relationship Id="rId632" Type="http://schemas.openxmlformats.org/officeDocument/2006/relationships/image" Target="media/image11.png"/><Relationship Id="rId1055" Type="http://schemas.openxmlformats.org/officeDocument/2006/relationships/hyperlink" Target="http://paperpile.com/b/HQttr3/2hr2" TargetMode="External"/><Relationship Id="rId1262" Type="http://schemas.openxmlformats.org/officeDocument/2006/relationships/hyperlink" Target="http://paperpile.com/b/HQttr3/XWXs" TargetMode="External"/><Relationship Id="rId271" Type="http://schemas.openxmlformats.org/officeDocument/2006/relationships/hyperlink" Target="https://paperpile.com/c/HQttr3/GK7h" TargetMode="External"/><Relationship Id="rId937" Type="http://schemas.openxmlformats.org/officeDocument/2006/relationships/hyperlink" Target="http://paperpile.com/b/HQttr3/jZKY" TargetMode="External"/><Relationship Id="rId1122" Type="http://schemas.openxmlformats.org/officeDocument/2006/relationships/hyperlink" Target="http://paperpile.com/b/HQttr3/pRGG" TargetMode="External"/><Relationship Id="rId66" Type="http://schemas.openxmlformats.org/officeDocument/2006/relationships/hyperlink" Target="https://paperpile.com/c/HQttr3/3XeP+tKxR" TargetMode="External"/><Relationship Id="rId131" Type="http://schemas.openxmlformats.org/officeDocument/2006/relationships/hyperlink" Target="https://paperpile.com/c/HQttr3/HJ9c" TargetMode="External"/><Relationship Id="rId369" Type="http://schemas.openxmlformats.org/officeDocument/2006/relationships/hyperlink" Target="https://paperpile.com/c/HQttr3/L4Qy+pcPN+lZRZ" TargetMode="External"/><Relationship Id="rId576" Type="http://schemas.openxmlformats.org/officeDocument/2006/relationships/hyperlink" Target="https://paperpile.com/c/HQttr3/T9Lh" TargetMode="External"/><Relationship Id="rId783" Type="http://schemas.openxmlformats.org/officeDocument/2006/relationships/hyperlink" Target="http://paperpile.com/b/HQttr3/aIHd" TargetMode="External"/><Relationship Id="rId990" Type="http://schemas.openxmlformats.org/officeDocument/2006/relationships/hyperlink" Target="http://paperpile.com/b/HQttr3/L4Qy" TargetMode="External"/><Relationship Id="rId229" Type="http://schemas.openxmlformats.org/officeDocument/2006/relationships/hyperlink" Target="https://paperpile.com/c/HQttr3/6QrD" TargetMode="External"/><Relationship Id="rId436" Type="http://schemas.openxmlformats.org/officeDocument/2006/relationships/hyperlink" Target="https://paperpile.com/c/HQttr3/yCWN" TargetMode="External"/><Relationship Id="rId643" Type="http://schemas.openxmlformats.org/officeDocument/2006/relationships/hyperlink" Target="http://paperpile.com/b/HQttr3/Tl37" TargetMode="External"/><Relationship Id="rId1066" Type="http://schemas.openxmlformats.org/officeDocument/2006/relationships/hyperlink" Target="http://paperpile.com/b/HQttr3/9b8F" TargetMode="External"/><Relationship Id="rId1273" Type="http://schemas.openxmlformats.org/officeDocument/2006/relationships/hyperlink" Target="http://paperpile.com/b/HQttr3/QwoN" TargetMode="External"/><Relationship Id="rId850" Type="http://schemas.openxmlformats.org/officeDocument/2006/relationships/hyperlink" Target="http://paperpile.com/b/HQttr3/VJr2" TargetMode="External"/><Relationship Id="rId948" Type="http://schemas.openxmlformats.org/officeDocument/2006/relationships/hyperlink" Target="http://paperpile.com/b/HQttr3/EEMn" TargetMode="External"/><Relationship Id="rId1133" Type="http://schemas.openxmlformats.org/officeDocument/2006/relationships/hyperlink" Target="http://paperpile.com/b/HQttr3/sgSi" TargetMode="External"/><Relationship Id="rId77" Type="http://schemas.openxmlformats.org/officeDocument/2006/relationships/hyperlink" Target="https://paperpile.com/c/HQttr3/eCj3+26Nq" TargetMode="External"/><Relationship Id="rId282" Type="http://schemas.openxmlformats.org/officeDocument/2006/relationships/hyperlink" Target="https://paperpile.com/c/HQttr3/BT72" TargetMode="External"/><Relationship Id="rId503" Type="http://schemas.openxmlformats.org/officeDocument/2006/relationships/hyperlink" Target="https://paperpile.com/c/HQttr3/Krwm" TargetMode="External"/><Relationship Id="rId587" Type="http://schemas.openxmlformats.org/officeDocument/2006/relationships/hyperlink" Target="https://paperpile.com/c/HQttr3/aIHd" TargetMode="External"/><Relationship Id="rId710" Type="http://schemas.openxmlformats.org/officeDocument/2006/relationships/hyperlink" Target="http://paperpile.com/b/HQttr3/Dhgj" TargetMode="External"/><Relationship Id="rId808" Type="http://schemas.openxmlformats.org/officeDocument/2006/relationships/hyperlink" Target="http://paperpile.com/b/HQttr3/VeeI" TargetMode="External"/><Relationship Id="rId1340" Type="http://schemas.openxmlformats.org/officeDocument/2006/relationships/hyperlink" Target="http://paperpile.com/b/HQttr3/fB9M" TargetMode="External"/><Relationship Id="rId8" Type="http://schemas.openxmlformats.org/officeDocument/2006/relationships/image" Target="media/image1.jpeg"/><Relationship Id="rId142" Type="http://schemas.openxmlformats.org/officeDocument/2006/relationships/hyperlink" Target="https://paperpile.com/c/HQttr3/HJ9c" TargetMode="External"/><Relationship Id="rId447" Type="http://schemas.openxmlformats.org/officeDocument/2006/relationships/hyperlink" Target="https://paperpile.com/c/HQttr3/lLXE" TargetMode="External"/><Relationship Id="rId794" Type="http://schemas.openxmlformats.org/officeDocument/2006/relationships/hyperlink" Target="http://paperpile.com/b/HQttr3/f7A7" TargetMode="External"/><Relationship Id="rId1077" Type="http://schemas.openxmlformats.org/officeDocument/2006/relationships/hyperlink" Target="http://paperpile.com/b/HQttr3/Wqy1" TargetMode="External"/><Relationship Id="rId1200" Type="http://schemas.openxmlformats.org/officeDocument/2006/relationships/hyperlink" Target="http://paperpile.com/b/HQttr3/En9K" TargetMode="External"/><Relationship Id="rId654" Type="http://schemas.openxmlformats.org/officeDocument/2006/relationships/hyperlink" Target="http://paperpile.com/b/HQttr3/53vG" TargetMode="External"/><Relationship Id="rId861" Type="http://schemas.openxmlformats.org/officeDocument/2006/relationships/hyperlink" Target="http://paperpile.com/b/HQttr3/xQjl" TargetMode="External"/><Relationship Id="rId959" Type="http://schemas.openxmlformats.org/officeDocument/2006/relationships/hyperlink" Target="http://paperpile.com/b/HQttr3/b5I0" TargetMode="External"/><Relationship Id="rId1284" Type="http://schemas.openxmlformats.org/officeDocument/2006/relationships/hyperlink" Target="http://paperpile.com/b/HQttr3/uz1X" TargetMode="External"/><Relationship Id="rId293" Type="http://schemas.openxmlformats.org/officeDocument/2006/relationships/hyperlink" Target="https://paperpile.com/c/HQttr3/S96K+Tl37" TargetMode="External"/><Relationship Id="rId307" Type="http://schemas.openxmlformats.org/officeDocument/2006/relationships/hyperlink" Target="https://paperpile.com/c/HQttr3/RvVV" TargetMode="External"/><Relationship Id="rId514" Type="http://schemas.openxmlformats.org/officeDocument/2006/relationships/hyperlink" Target="https://paperpile.com/c/HQttr3/9k0X+BuJc" TargetMode="External"/><Relationship Id="rId721" Type="http://schemas.openxmlformats.org/officeDocument/2006/relationships/hyperlink" Target="http://paperpile.com/b/HQttr3/IbOv" TargetMode="External"/><Relationship Id="rId1144" Type="http://schemas.openxmlformats.org/officeDocument/2006/relationships/hyperlink" Target="http://paperpile.com/b/HQttr3/HXwx" TargetMode="External"/><Relationship Id="rId1351" Type="http://schemas.openxmlformats.org/officeDocument/2006/relationships/hyperlink" Target="http://paperpile.com/b/HQttr3/fFS9" TargetMode="External"/><Relationship Id="rId88" Type="http://schemas.openxmlformats.org/officeDocument/2006/relationships/hyperlink" Target="https://paperpile.com/c/HQttr3/DIBK" TargetMode="External"/><Relationship Id="rId153" Type="http://schemas.openxmlformats.org/officeDocument/2006/relationships/hyperlink" Target="https://paperpile.com/c/HQttr3/pGyj" TargetMode="External"/><Relationship Id="rId360" Type="http://schemas.openxmlformats.org/officeDocument/2006/relationships/hyperlink" Target="https://paperpile.com/c/HQttr3/5oMi+b8If+XWXs+WdHb" TargetMode="External"/><Relationship Id="rId598" Type="http://schemas.openxmlformats.org/officeDocument/2006/relationships/hyperlink" Target="https://paperpile.com/c/HQttr3/JxtB" TargetMode="External"/><Relationship Id="rId819" Type="http://schemas.openxmlformats.org/officeDocument/2006/relationships/hyperlink" Target="http://paperpile.com/b/HQttr3/vKgI" TargetMode="External"/><Relationship Id="rId1004" Type="http://schemas.openxmlformats.org/officeDocument/2006/relationships/hyperlink" Target="http://paperpile.com/b/HQttr3/BuJc" TargetMode="External"/><Relationship Id="rId1211" Type="http://schemas.openxmlformats.org/officeDocument/2006/relationships/hyperlink" Target="http://paperpile.com/b/HQttr3/lMc7" TargetMode="External"/><Relationship Id="rId220" Type="http://schemas.openxmlformats.org/officeDocument/2006/relationships/hyperlink" Target="https://paperpile.com/c/HQttr3/pbK6" TargetMode="External"/><Relationship Id="rId458" Type="http://schemas.openxmlformats.org/officeDocument/2006/relationships/hyperlink" Target="https://paperpile.com/c/HQttr3/VeeI" TargetMode="External"/><Relationship Id="rId665" Type="http://schemas.openxmlformats.org/officeDocument/2006/relationships/hyperlink" Target="http://paperpile.com/b/HQttr3/lLXE" TargetMode="External"/><Relationship Id="rId872" Type="http://schemas.openxmlformats.org/officeDocument/2006/relationships/hyperlink" Target="http://paperpile.com/b/HQttr3/94Qh" TargetMode="External"/><Relationship Id="rId1088" Type="http://schemas.openxmlformats.org/officeDocument/2006/relationships/hyperlink" Target="http://paperpile.com/b/HQttr3/ojjx" TargetMode="External"/><Relationship Id="rId1295" Type="http://schemas.openxmlformats.org/officeDocument/2006/relationships/hyperlink" Target="http://paperpile.com/b/HQttr3/XEIT" TargetMode="External"/><Relationship Id="rId1309" Type="http://schemas.openxmlformats.org/officeDocument/2006/relationships/hyperlink" Target="http://paperpile.com/b/HQttr3/LD4r" TargetMode="External"/><Relationship Id="rId15" Type="http://schemas.microsoft.com/office/2018/08/relationships/commentsExtensible" Target="commentsExtensible.xml"/><Relationship Id="rId318" Type="http://schemas.openxmlformats.org/officeDocument/2006/relationships/hyperlink" Target="https://paperpile.com/c/HQttr3/U8bG" TargetMode="External"/><Relationship Id="rId525" Type="http://schemas.openxmlformats.org/officeDocument/2006/relationships/hyperlink" Target="https://paperpile.com/c/HQttr3/YcFS" TargetMode="External"/><Relationship Id="rId732" Type="http://schemas.openxmlformats.org/officeDocument/2006/relationships/hyperlink" Target="http://paperpile.com/b/HQttr3/BT72" TargetMode="External"/><Relationship Id="rId1155" Type="http://schemas.openxmlformats.org/officeDocument/2006/relationships/hyperlink" Target="http://paperpile.com/b/HQttr3/pxC8" TargetMode="External"/><Relationship Id="rId1362" Type="http://schemas.openxmlformats.org/officeDocument/2006/relationships/hyperlink" Target="http://paperpile.com/b/HQttr3/pcPN" TargetMode="External"/><Relationship Id="rId99" Type="http://schemas.openxmlformats.org/officeDocument/2006/relationships/hyperlink" Target="https://paperpile.com/c/HQttr3/fFS9+nAKi+aIKH" TargetMode="External"/><Relationship Id="rId164" Type="http://schemas.openxmlformats.org/officeDocument/2006/relationships/hyperlink" Target="https://paperpile.com/c/HQttr3/fFS9+nAKi+aIKH+h72c+SYxv+uW74" TargetMode="External"/><Relationship Id="rId371" Type="http://schemas.openxmlformats.org/officeDocument/2006/relationships/hyperlink" Target="https://paperpile.com/c/HQttr3/L4Qy+pcPN+lZRZ" TargetMode="External"/><Relationship Id="rId1015" Type="http://schemas.openxmlformats.org/officeDocument/2006/relationships/hyperlink" Target="http://paperpile.com/b/HQttr3/3XeP" TargetMode="External"/><Relationship Id="rId1222" Type="http://schemas.openxmlformats.org/officeDocument/2006/relationships/hyperlink" Target="http://paperpile.com/b/HQttr3/gg7F" TargetMode="External"/><Relationship Id="rId469" Type="http://schemas.openxmlformats.org/officeDocument/2006/relationships/hyperlink" Target="https://paperpile.com/c/HQttr3/aIKH" TargetMode="External"/><Relationship Id="rId676" Type="http://schemas.openxmlformats.org/officeDocument/2006/relationships/hyperlink" Target="http://paperpile.com/b/HQttr3/Pkqv" TargetMode="External"/><Relationship Id="rId883" Type="http://schemas.openxmlformats.org/officeDocument/2006/relationships/hyperlink" Target="http://paperpile.com/b/HQttr3/SQeB" TargetMode="External"/><Relationship Id="rId1099" Type="http://schemas.openxmlformats.org/officeDocument/2006/relationships/hyperlink" Target="http://paperpile.com/b/HQttr3/GsGm" TargetMode="External"/><Relationship Id="rId26" Type="http://schemas.openxmlformats.org/officeDocument/2006/relationships/hyperlink" Target="https://paperpile.com/c/HQttr3/v0Vc" TargetMode="External"/><Relationship Id="rId231" Type="http://schemas.openxmlformats.org/officeDocument/2006/relationships/hyperlink" Target="https://paperpile.com/c/HQttr3/mN2p" TargetMode="External"/><Relationship Id="rId329" Type="http://schemas.openxmlformats.org/officeDocument/2006/relationships/hyperlink" Target="https://paperpile.com/c/HQttr3/2io9" TargetMode="External"/><Relationship Id="rId536" Type="http://schemas.openxmlformats.org/officeDocument/2006/relationships/hyperlink" Target="https://paperpile.com/c/HQttr3/VXM7" TargetMode="External"/><Relationship Id="rId1166" Type="http://schemas.openxmlformats.org/officeDocument/2006/relationships/hyperlink" Target="http://paperpile.com/b/HQttr3/JcU4" TargetMode="External"/><Relationship Id="rId1373" Type="http://schemas.openxmlformats.org/officeDocument/2006/relationships/hyperlink" Target="http://paperpile.com/b/HQttr3/erbk" TargetMode="External"/><Relationship Id="rId175" Type="http://schemas.openxmlformats.org/officeDocument/2006/relationships/hyperlink" Target="https://paperpile.com/c/HQttr3/H5eu" TargetMode="External"/><Relationship Id="rId743" Type="http://schemas.openxmlformats.org/officeDocument/2006/relationships/hyperlink" Target="http://paperpile.com/b/HQttr3/pztn" TargetMode="External"/><Relationship Id="rId950" Type="http://schemas.openxmlformats.org/officeDocument/2006/relationships/hyperlink" Target="http://paperpile.com/b/HQttr3/VYrV" TargetMode="External"/><Relationship Id="rId1026" Type="http://schemas.openxmlformats.org/officeDocument/2006/relationships/hyperlink" Target="http://paperpile.com/b/HQttr3/LI2Q" TargetMode="External"/><Relationship Id="rId382" Type="http://schemas.openxmlformats.org/officeDocument/2006/relationships/hyperlink" Target="https://paperpile.com/c/HQttr3/1cI3" TargetMode="External"/><Relationship Id="rId603" Type="http://schemas.openxmlformats.org/officeDocument/2006/relationships/hyperlink" Target="https://paperpile.com/c/HQttr3/yCWN" TargetMode="External"/><Relationship Id="rId687" Type="http://schemas.openxmlformats.org/officeDocument/2006/relationships/hyperlink" Target="http://paperpile.com/b/HQttr3/tBsW" TargetMode="External"/><Relationship Id="rId810" Type="http://schemas.openxmlformats.org/officeDocument/2006/relationships/hyperlink" Target="http://paperpile.com/b/HQttr3/dn2s" TargetMode="External"/><Relationship Id="rId908" Type="http://schemas.openxmlformats.org/officeDocument/2006/relationships/hyperlink" Target="http://paperpile.com/b/HQttr3/ajNg" TargetMode="External"/><Relationship Id="rId1233" Type="http://schemas.openxmlformats.org/officeDocument/2006/relationships/hyperlink" Target="http://paperpile.com/b/HQttr3/SYxv" TargetMode="External"/><Relationship Id="rId242" Type="http://schemas.openxmlformats.org/officeDocument/2006/relationships/hyperlink" Target="https://paperpile.com/c/HQttr3/QHTM" TargetMode="External"/><Relationship Id="rId894" Type="http://schemas.openxmlformats.org/officeDocument/2006/relationships/hyperlink" Target="http://paperpile.com/b/HQttr3/CEuX" TargetMode="External"/><Relationship Id="rId1177" Type="http://schemas.openxmlformats.org/officeDocument/2006/relationships/hyperlink" Target="http://paperpile.com/b/HQttr3/yQTz" TargetMode="External"/><Relationship Id="rId1300" Type="http://schemas.openxmlformats.org/officeDocument/2006/relationships/hyperlink" Target="http://paperpile.com/b/HQttr3/Cv6u" TargetMode="External"/><Relationship Id="rId37" Type="http://schemas.openxmlformats.org/officeDocument/2006/relationships/hyperlink" Target="https://paperpile.com/c/HQttr3/HnZg+rhgV+uz1X+wpPj+SQeB" TargetMode="External"/><Relationship Id="rId102" Type="http://schemas.openxmlformats.org/officeDocument/2006/relationships/hyperlink" Target="https://paperpile.com/c/HQttr3/fFS9+nAKi+aIKH" TargetMode="External"/><Relationship Id="rId547" Type="http://schemas.openxmlformats.org/officeDocument/2006/relationships/hyperlink" Target="https://paperpile.com/c/HQttr3/L7br" TargetMode="External"/><Relationship Id="rId754" Type="http://schemas.openxmlformats.org/officeDocument/2006/relationships/hyperlink" Target="http://dx.doi.org/10.1101/2022.03.19.484983" TargetMode="External"/><Relationship Id="rId961" Type="http://schemas.openxmlformats.org/officeDocument/2006/relationships/hyperlink" Target="http://paperpile.com/b/HQttr3/b5I0" TargetMode="External"/><Relationship Id="rId1384" Type="http://schemas.openxmlformats.org/officeDocument/2006/relationships/theme" Target="theme/theme1.xml"/><Relationship Id="rId90" Type="http://schemas.openxmlformats.org/officeDocument/2006/relationships/hyperlink" Target="https://paperpile.com/c/HQttr3/DIBK" TargetMode="External"/><Relationship Id="rId186" Type="http://schemas.openxmlformats.org/officeDocument/2006/relationships/hyperlink" Target="https://paperpile.com/c/HQttr3/3XeP" TargetMode="External"/><Relationship Id="rId393" Type="http://schemas.openxmlformats.org/officeDocument/2006/relationships/hyperlink" Target="https://paperpile.com/c/HQttr3/2hr2+fB9M" TargetMode="External"/><Relationship Id="rId407" Type="http://schemas.openxmlformats.org/officeDocument/2006/relationships/hyperlink" Target="https://paperpile.com/c/HQttr3/7pI2" TargetMode="External"/><Relationship Id="rId614" Type="http://schemas.openxmlformats.org/officeDocument/2006/relationships/hyperlink" Target="https://paperpile.com/c/HQttr3/XEIT" TargetMode="External"/><Relationship Id="rId821" Type="http://schemas.openxmlformats.org/officeDocument/2006/relationships/hyperlink" Target="http://paperpile.com/b/HQttr3/kJg6" TargetMode="External"/><Relationship Id="rId1037" Type="http://schemas.openxmlformats.org/officeDocument/2006/relationships/hyperlink" Target="http://paperpile.com/b/HQttr3/qxCG" TargetMode="External"/><Relationship Id="rId1244" Type="http://schemas.openxmlformats.org/officeDocument/2006/relationships/hyperlink" Target="http://paperpile.com/b/HQttr3/yCWN" TargetMode="External"/><Relationship Id="rId253" Type="http://schemas.openxmlformats.org/officeDocument/2006/relationships/hyperlink" Target="https://paperpile.com/c/HQttr3/ajNg" TargetMode="External"/><Relationship Id="rId460" Type="http://schemas.openxmlformats.org/officeDocument/2006/relationships/hyperlink" Target="https://paperpile.com/c/HQttr3/fFS9+aIKH+nAKi" TargetMode="External"/><Relationship Id="rId698" Type="http://schemas.openxmlformats.org/officeDocument/2006/relationships/hyperlink" Target="http://paperpile.com/b/HQttr3/IVFB" TargetMode="External"/><Relationship Id="rId919" Type="http://schemas.openxmlformats.org/officeDocument/2006/relationships/hyperlink" Target="http://paperpile.com/b/HQttr3/TFOm" TargetMode="External"/><Relationship Id="rId1090" Type="http://schemas.openxmlformats.org/officeDocument/2006/relationships/hyperlink" Target="http://paperpile.com/b/HQttr3/CjpC" TargetMode="External"/><Relationship Id="rId1104" Type="http://schemas.openxmlformats.org/officeDocument/2006/relationships/hyperlink" Target="http://paperpile.com/b/HQttr3/yvjg" TargetMode="External"/><Relationship Id="rId1311" Type="http://schemas.openxmlformats.org/officeDocument/2006/relationships/hyperlink" Target="http://paperpile.com/b/HQttr3/LD4r" TargetMode="External"/><Relationship Id="rId48" Type="http://schemas.openxmlformats.org/officeDocument/2006/relationships/hyperlink" Target="https://paperpile.com/c/HQttr3/p9kK" TargetMode="External"/><Relationship Id="rId113" Type="http://schemas.openxmlformats.org/officeDocument/2006/relationships/hyperlink" Target="https://paperpile.com/c/HQttr3/eRil" TargetMode="External"/><Relationship Id="rId320" Type="http://schemas.openxmlformats.org/officeDocument/2006/relationships/hyperlink" Target="https://paperpile.com/c/HQttr3/Pkqv" TargetMode="External"/><Relationship Id="rId558" Type="http://schemas.openxmlformats.org/officeDocument/2006/relationships/hyperlink" Target="https://paperpile.com/c/HQttr3/dkXg" TargetMode="External"/><Relationship Id="rId765" Type="http://schemas.openxmlformats.org/officeDocument/2006/relationships/hyperlink" Target="http://paperpile.com/b/HQttr3/ZBBb" TargetMode="External"/><Relationship Id="rId972" Type="http://schemas.openxmlformats.org/officeDocument/2006/relationships/hyperlink" Target="http://paperpile.com/b/HQttr3/Ctx9" TargetMode="External"/><Relationship Id="rId1188" Type="http://schemas.openxmlformats.org/officeDocument/2006/relationships/hyperlink" Target="http://paperpile.com/b/HQttr3/HnZg" TargetMode="External"/><Relationship Id="rId197" Type="http://schemas.openxmlformats.org/officeDocument/2006/relationships/hyperlink" Target="https://paperpile.com/c/HQttr3/tKxR+Nwdx+3XeP+yvjg+EEMn+p9kK+Yk59" TargetMode="External"/><Relationship Id="rId418" Type="http://schemas.openxmlformats.org/officeDocument/2006/relationships/hyperlink" Target="https://paperpile.com/c/HQttr3/KJnw" TargetMode="External"/><Relationship Id="rId625" Type="http://schemas.openxmlformats.org/officeDocument/2006/relationships/hyperlink" Target="https://paperpile.com/c/HQttr3/5hq6" TargetMode="External"/><Relationship Id="rId832" Type="http://schemas.openxmlformats.org/officeDocument/2006/relationships/hyperlink" Target="http://paperpile.com/b/HQttr3/wJ8u" TargetMode="External"/><Relationship Id="rId1048" Type="http://schemas.openxmlformats.org/officeDocument/2006/relationships/hyperlink" Target="http://paperpile.com/b/HQttr3/WdHb" TargetMode="External"/><Relationship Id="rId1255" Type="http://schemas.openxmlformats.org/officeDocument/2006/relationships/hyperlink" Target="http://paperpile.com/b/HQttr3/JWF6" TargetMode="External"/><Relationship Id="rId264" Type="http://schemas.openxmlformats.org/officeDocument/2006/relationships/hyperlink" Target="https://paperpile.com/c/HQttr3/MV13+ItP0" TargetMode="External"/><Relationship Id="rId471" Type="http://schemas.openxmlformats.org/officeDocument/2006/relationships/hyperlink" Target="https://paperpile.com/c/HQttr3/vKgI+LD4r" TargetMode="External"/><Relationship Id="rId1115" Type="http://schemas.openxmlformats.org/officeDocument/2006/relationships/hyperlink" Target="http://paperpile.com/b/HQttr3/MV13" TargetMode="External"/><Relationship Id="rId1322" Type="http://schemas.openxmlformats.org/officeDocument/2006/relationships/hyperlink" Target="http://paperpile.com/b/HQttr3/xvcU" TargetMode="External"/><Relationship Id="rId59" Type="http://schemas.openxmlformats.org/officeDocument/2006/relationships/hyperlink" Target="https://paperpile.com/c/HQttr3/pztn" TargetMode="External"/><Relationship Id="rId124" Type="http://schemas.openxmlformats.org/officeDocument/2006/relationships/hyperlink" Target="https://paperpile.com/c/HQttr3/6WIy" TargetMode="External"/><Relationship Id="rId569" Type="http://schemas.openxmlformats.org/officeDocument/2006/relationships/hyperlink" Target="https://paperpile.com/c/HQttr3/94Qh" TargetMode="External"/><Relationship Id="rId776" Type="http://schemas.openxmlformats.org/officeDocument/2006/relationships/hyperlink" Target="http://paperpile.com/b/HQttr3/vK5t" TargetMode="External"/><Relationship Id="rId983" Type="http://schemas.openxmlformats.org/officeDocument/2006/relationships/hyperlink" Target="http://paperpile.com/b/HQttr3/uQ02" TargetMode="External"/><Relationship Id="rId1199" Type="http://schemas.openxmlformats.org/officeDocument/2006/relationships/hyperlink" Target="http://paperpile.com/b/HQttr3/En9K" TargetMode="External"/><Relationship Id="rId331" Type="http://schemas.openxmlformats.org/officeDocument/2006/relationships/hyperlink" Target="https://paperpile.com/c/HQttr3/fYdu" TargetMode="External"/><Relationship Id="rId429" Type="http://schemas.openxmlformats.org/officeDocument/2006/relationships/hyperlink" Target="https://paperpile.com/c/HQttr3/QHTM" TargetMode="External"/><Relationship Id="rId636" Type="http://schemas.openxmlformats.org/officeDocument/2006/relationships/hyperlink" Target="https://paperpile.com/c/HQttr3/lLXE+eIS2" TargetMode="External"/><Relationship Id="rId1059" Type="http://schemas.openxmlformats.org/officeDocument/2006/relationships/hyperlink" Target="http://dx.doi.org/10.3791/51719" TargetMode="External"/><Relationship Id="rId1266" Type="http://schemas.openxmlformats.org/officeDocument/2006/relationships/hyperlink" Target="http://paperpile.com/b/HQttr3/XWXs" TargetMode="External"/><Relationship Id="rId843" Type="http://schemas.openxmlformats.org/officeDocument/2006/relationships/hyperlink" Target="http://paperpile.com/b/HQttr3/fYdu" TargetMode="External"/><Relationship Id="rId1126" Type="http://schemas.openxmlformats.org/officeDocument/2006/relationships/hyperlink" Target="http://paperpile.com/b/HQttr3/aIKH" TargetMode="External"/><Relationship Id="rId275" Type="http://schemas.openxmlformats.org/officeDocument/2006/relationships/hyperlink" Target="https://paperpile.com/c/HQttr3/6cTn" TargetMode="External"/><Relationship Id="rId482" Type="http://schemas.openxmlformats.org/officeDocument/2006/relationships/hyperlink" Target="https://paperpile.com/c/HQttr3/ojjx+53vG" TargetMode="External"/><Relationship Id="rId703" Type="http://schemas.openxmlformats.org/officeDocument/2006/relationships/hyperlink" Target="http://paperpile.com/b/HQttr3/p9kK" TargetMode="External"/><Relationship Id="rId910" Type="http://schemas.openxmlformats.org/officeDocument/2006/relationships/hyperlink" Target="http://paperpile.com/b/HQttr3/ajNg" TargetMode="External"/><Relationship Id="rId1333" Type="http://schemas.openxmlformats.org/officeDocument/2006/relationships/hyperlink" Target="http://paperpile.com/b/HQttr3/XoTv" TargetMode="External"/><Relationship Id="rId135" Type="http://schemas.openxmlformats.org/officeDocument/2006/relationships/hyperlink" Target="https://paperpile.com/c/HQttr3/TFOm" TargetMode="External"/><Relationship Id="rId342" Type="http://schemas.openxmlformats.org/officeDocument/2006/relationships/hyperlink" Target="https://paperpile.com/c/HQttr3/fquX" TargetMode="External"/><Relationship Id="rId787" Type="http://schemas.openxmlformats.org/officeDocument/2006/relationships/hyperlink" Target="http://paperpile.com/b/HQttr3/8KCa" TargetMode="External"/><Relationship Id="rId994" Type="http://schemas.openxmlformats.org/officeDocument/2006/relationships/hyperlink" Target="http://paperpile.com/b/HQttr3/S96K" TargetMode="External"/><Relationship Id="rId202" Type="http://schemas.openxmlformats.org/officeDocument/2006/relationships/hyperlink" Target="https://paperpile.com/c/HQttr3/tKxR+Nwdx+3XeP+yvjg+EEMn+p9kK+Yk59" TargetMode="External"/><Relationship Id="rId647" Type="http://schemas.openxmlformats.org/officeDocument/2006/relationships/hyperlink" Target="http://paperpile.com/b/HQttr3/9151" TargetMode="External"/><Relationship Id="rId854" Type="http://schemas.openxmlformats.org/officeDocument/2006/relationships/hyperlink" Target="http://paperpile.com/b/HQttr3/RJVK" TargetMode="External"/><Relationship Id="rId1277" Type="http://schemas.openxmlformats.org/officeDocument/2006/relationships/hyperlink" Target="http://paperpile.com/b/HQttr3/tFLs" TargetMode="External"/><Relationship Id="rId286" Type="http://schemas.openxmlformats.org/officeDocument/2006/relationships/hyperlink" Target="https://paperpile.com/c/HQttr3/HXwx" TargetMode="External"/><Relationship Id="rId493" Type="http://schemas.openxmlformats.org/officeDocument/2006/relationships/hyperlink" Target="https://paperpile.com/c/HQttr3/KBkV" TargetMode="External"/><Relationship Id="rId507" Type="http://schemas.openxmlformats.org/officeDocument/2006/relationships/hyperlink" Target="https://paperpile.com/c/HQttr3/fFS9+aIKH" TargetMode="External"/><Relationship Id="rId714" Type="http://schemas.openxmlformats.org/officeDocument/2006/relationships/hyperlink" Target="http://paperpile.com/b/HQttr3/H5eu" TargetMode="External"/><Relationship Id="rId921" Type="http://schemas.openxmlformats.org/officeDocument/2006/relationships/hyperlink" Target="http://paperpile.com/b/HQttr3/tg8D" TargetMode="External"/><Relationship Id="rId1137" Type="http://schemas.openxmlformats.org/officeDocument/2006/relationships/hyperlink" Target="http://paperpile.com/b/HQttr3/8keu" TargetMode="External"/><Relationship Id="rId1344" Type="http://schemas.openxmlformats.org/officeDocument/2006/relationships/hyperlink" Target="http://paperpile.com/b/HQttr3/fB9M" TargetMode="External"/><Relationship Id="rId50" Type="http://schemas.openxmlformats.org/officeDocument/2006/relationships/hyperlink" Target="https://paperpile.com/c/HQttr3/UAyi" TargetMode="External"/><Relationship Id="rId146" Type="http://schemas.openxmlformats.org/officeDocument/2006/relationships/hyperlink" Target="https://paperpile.com/c/HQttr3/TFOm+ZBBb" TargetMode="External"/><Relationship Id="rId353" Type="http://schemas.openxmlformats.org/officeDocument/2006/relationships/hyperlink" Target="https://paperpile.com/c/HQttr3/wJ8u+SQeB+En9K" TargetMode="External"/><Relationship Id="rId560" Type="http://schemas.openxmlformats.org/officeDocument/2006/relationships/hyperlink" Target="https://paperpile.com/c/HQttr3/tg8D" TargetMode="External"/><Relationship Id="rId798" Type="http://schemas.openxmlformats.org/officeDocument/2006/relationships/hyperlink" Target="http://dx.doi.org/10.1073/pnas.2115642118" TargetMode="External"/><Relationship Id="rId1190" Type="http://schemas.openxmlformats.org/officeDocument/2006/relationships/hyperlink" Target="http://paperpile.com/b/HQttr3/HnZg" TargetMode="External"/><Relationship Id="rId1204" Type="http://schemas.openxmlformats.org/officeDocument/2006/relationships/hyperlink" Target="http://paperpile.com/b/HQttr3/h72c" TargetMode="External"/><Relationship Id="rId213" Type="http://schemas.openxmlformats.org/officeDocument/2006/relationships/hyperlink" Target="https://paperpile.com/c/HQttr3/p9kK" TargetMode="External"/><Relationship Id="rId420" Type="http://schemas.openxmlformats.org/officeDocument/2006/relationships/hyperlink" Target="https://paperpile.com/c/HQttr3/VeeI" TargetMode="External"/><Relationship Id="rId658" Type="http://schemas.openxmlformats.org/officeDocument/2006/relationships/hyperlink" Target="http://paperpile.com/b/HQttr3/5PPq" TargetMode="External"/><Relationship Id="rId865" Type="http://schemas.openxmlformats.org/officeDocument/2006/relationships/hyperlink" Target="http://paperpile.com/b/HQttr3/j0ox" TargetMode="External"/><Relationship Id="rId1050" Type="http://schemas.openxmlformats.org/officeDocument/2006/relationships/hyperlink" Target="http://paperpile.com/b/HQttr3/WdHb" TargetMode="External"/><Relationship Id="rId1288" Type="http://schemas.openxmlformats.org/officeDocument/2006/relationships/hyperlink" Target="http://paperpile.com/b/HQttr3/Q3fU" TargetMode="External"/><Relationship Id="rId297" Type="http://schemas.openxmlformats.org/officeDocument/2006/relationships/hyperlink" Target="https://paperpile.com/c/HQttr3/S96K+Tl37" TargetMode="External"/><Relationship Id="rId518" Type="http://schemas.openxmlformats.org/officeDocument/2006/relationships/hyperlink" Target="https://paperpile.com/c/HQttr3/9k0X+BuJc" TargetMode="External"/><Relationship Id="rId725" Type="http://schemas.openxmlformats.org/officeDocument/2006/relationships/hyperlink" Target="http://paperpile.com/b/HQttr3/JSpl" TargetMode="External"/><Relationship Id="rId932" Type="http://schemas.openxmlformats.org/officeDocument/2006/relationships/hyperlink" Target="http://paperpile.com/b/HQttr3/L7br" TargetMode="External"/><Relationship Id="rId1148" Type="http://schemas.openxmlformats.org/officeDocument/2006/relationships/hyperlink" Target="http://paperpile.com/b/HQttr3/VXM7" TargetMode="External"/><Relationship Id="rId1355" Type="http://schemas.openxmlformats.org/officeDocument/2006/relationships/hyperlink" Target="http://paperpile.com/b/HQttr3/jgAI" TargetMode="External"/><Relationship Id="rId157" Type="http://schemas.openxmlformats.org/officeDocument/2006/relationships/hyperlink" Target="https://paperpile.com/c/HQttr3/fFS9+nAKi+aIKH+h72c+SYxv+uW74" TargetMode="External"/><Relationship Id="rId364" Type="http://schemas.openxmlformats.org/officeDocument/2006/relationships/hyperlink" Target="https://paperpile.com/c/HQttr3/5oMi+b8If+XWXs+WdHb" TargetMode="External"/><Relationship Id="rId1008" Type="http://schemas.openxmlformats.org/officeDocument/2006/relationships/hyperlink" Target="http://paperpile.com/b/HQttr3/BuJc" TargetMode="External"/><Relationship Id="rId1215" Type="http://schemas.openxmlformats.org/officeDocument/2006/relationships/hyperlink" Target="http://paperpile.com/b/HQttr3/6cTn" TargetMode="External"/><Relationship Id="rId61" Type="http://schemas.openxmlformats.org/officeDocument/2006/relationships/hyperlink" Target="https://paperpile.com/c/HQttr3/3bYT" TargetMode="External"/><Relationship Id="rId571" Type="http://schemas.openxmlformats.org/officeDocument/2006/relationships/hyperlink" Target="https://paperpile.com/c/HQttr3/9151" TargetMode="External"/><Relationship Id="rId669" Type="http://schemas.openxmlformats.org/officeDocument/2006/relationships/hyperlink" Target="http://paperpile.com/b/HQttr3/T9Lh" TargetMode="External"/><Relationship Id="rId876" Type="http://schemas.openxmlformats.org/officeDocument/2006/relationships/hyperlink" Target="http://paperpile.com/b/HQttr3/94Qh" TargetMode="External"/><Relationship Id="rId1299" Type="http://schemas.openxmlformats.org/officeDocument/2006/relationships/hyperlink" Target="http://paperpile.com/b/HQttr3/XEIT" TargetMode="External"/><Relationship Id="rId19" Type="http://schemas.openxmlformats.org/officeDocument/2006/relationships/hyperlink" Target="https://paperpile.com/c/HQttr3/tBsW+IbOv+G24Q" TargetMode="External"/><Relationship Id="rId224" Type="http://schemas.openxmlformats.org/officeDocument/2006/relationships/hyperlink" Target="https://paperpile.com/c/HQttr3/xvcU" TargetMode="External"/><Relationship Id="rId431" Type="http://schemas.openxmlformats.org/officeDocument/2006/relationships/hyperlink" Target="https://paperpile.com/c/HQttr3/L7br" TargetMode="External"/><Relationship Id="rId529" Type="http://schemas.openxmlformats.org/officeDocument/2006/relationships/hyperlink" Target="https://paperpile.com/c/HQttr3/VXM7" TargetMode="External"/><Relationship Id="rId736" Type="http://schemas.openxmlformats.org/officeDocument/2006/relationships/hyperlink" Target="http://paperpile.com/b/HQttr3/lZRZ" TargetMode="External"/><Relationship Id="rId1061" Type="http://schemas.openxmlformats.org/officeDocument/2006/relationships/hyperlink" Target="http://paperpile.com/b/HQttr3/yADr" TargetMode="External"/><Relationship Id="rId1159" Type="http://schemas.openxmlformats.org/officeDocument/2006/relationships/hyperlink" Target="http://paperpile.com/b/HQttr3/pGyj" TargetMode="External"/><Relationship Id="rId1366" Type="http://schemas.openxmlformats.org/officeDocument/2006/relationships/hyperlink" Target="http://paperpile.com/b/HQttr3/6WIy" TargetMode="External"/><Relationship Id="rId168" Type="http://schemas.openxmlformats.org/officeDocument/2006/relationships/hyperlink" Target="https://paperpile.com/c/HQttr3/PORF+VJr2+H5eu" TargetMode="External"/><Relationship Id="rId943" Type="http://schemas.openxmlformats.org/officeDocument/2006/relationships/hyperlink" Target="http://paperpile.com/b/HQttr3/ldWs" TargetMode="External"/><Relationship Id="rId1019" Type="http://schemas.openxmlformats.org/officeDocument/2006/relationships/hyperlink" Target="http://paperpile.com/b/HQttr3/C3HS" TargetMode="External"/><Relationship Id="rId72" Type="http://schemas.openxmlformats.org/officeDocument/2006/relationships/hyperlink" Target="https://paperpile.com/c/HQttr3/H5eu+t7Ws" TargetMode="External"/><Relationship Id="rId375" Type="http://schemas.openxmlformats.org/officeDocument/2006/relationships/hyperlink" Target="https://paperpile.com/c/HQttr3/qxCG" TargetMode="External"/><Relationship Id="rId582" Type="http://schemas.openxmlformats.org/officeDocument/2006/relationships/hyperlink" Target="https://paperpile.com/c/HQttr3/aIHd" TargetMode="External"/><Relationship Id="rId803" Type="http://schemas.openxmlformats.org/officeDocument/2006/relationships/hyperlink" Target="http://paperpile.com/b/HQttr3/xxaa" TargetMode="External"/><Relationship Id="rId1226" Type="http://schemas.openxmlformats.org/officeDocument/2006/relationships/hyperlink" Target="https://ses.library.usyd.edu.au/handle/2123/25725" TargetMode="External"/><Relationship Id="rId3" Type="http://schemas.openxmlformats.org/officeDocument/2006/relationships/styles" Target="styles.xml"/><Relationship Id="rId235" Type="http://schemas.openxmlformats.org/officeDocument/2006/relationships/hyperlink" Target="https://paperpile.com/c/HQttr3/3pp5+s61q" TargetMode="External"/><Relationship Id="rId442" Type="http://schemas.openxmlformats.org/officeDocument/2006/relationships/hyperlink" Target="https://paperpile.com/c/HQttr3/lLXE" TargetMode="External"/><Relationship Id="rId887" Type="http://schemas.openxmlformats.org/officeDocument/2006/relationships/hyperlink" Target="http://paperpile.com/b/HQttr3/YyKR" TargetMode="External"/><Relationship Id="rId1072" Type="http://schemas.openxmlformats.org/officeDocument/2006/relationships/hyperlink" Target="http://paperpile.com/b/HQttr3/aMsB" TargetMode="External"/><Relationship Id="rId302" Type="http://schemas.openxmlformats.org/officeDocument/2006/relationships/hyperlink" Target="https://paperpile.com/c/HQttr3/7dfz" TargetMode="External"/><Relationship Id="rId747" Type="http://schemas.openxmlformats.org/officeDocument/2006/relationships/hyperlink" Target="http://paperpile.com/b/HQttr3/eCj3" TargetMode="External"/><Relationship Id="rId954" Type="http://schemas.openxmlformats.org/officeDocument/2006/relationships/hyperlink" Target="http://paperpile.com/b/HQttr3/wpPj" TargetMode="External"/><Relationship Id="rId1377" Type="http://schemas.openxmlformats.org/officeDocument/2006/relationships/hyperlink" Target="http://paperpile.com/b/HQttr3/erbk" TargetMode="External"/><Relationship Id="rId83" Type="http://schemas.openxmlformats.org/officeDocument/2006/relationships/hyperlink" Target="https://paperpile.com/c/HQttr3/C109" TargetMode="External"/><Relationship Id="rId179" Type="http://schemas.openxmlformats.org/officeDocument/2006/relationships/hyperlink" Target="https://paperpile.com/c/HQttr3/tKxR" TargetMode="External"/><Relationship Id="rId386" Type="http://schemas.openxmlformats.org/officeDocument/2006/relationships/hyperlink" Target="https://paperpile.com/c/HQttr3/SqyF" TargetMode="External"/><Relationship Id="rId593" Type="http://schemas.openxmlformats.org/officeDocument/2006/relationships/hyperlink" Target="https://paperpile.com/c/HQttr3/8KCa+JxtB" TargetMode="External"/><Relationship Id="rId607" Type="http://schemas.openxmlformats.org/officeDocument/2006/relationships/hyperlink" Target="https://paperpile.com/c/HQttr3/Pkqv" TargetMode="External"/><Relationship Id="rId814" Type="http://schemas.openxmlformats.org/officeDocument/2006/relationships/hyperlink" Target="http://paperpile.com/b/HQttr3/dn2s" TargetMode="External"/><Relationship Id="rId1237" Type="http://schemas.openxmlformats.org/officeDocument/2006/relationships/hyperlink" Target="http://paperpile.com/b/HQttr3/uW74" TargetMode="External"/><Relationship Id="rId246" Type="http://schemas.openxmlformats.org/officeDocument/2006/relationships/hyperlink" Target="https://paperpile.com/c/HQttr3/52vP" TargetMode="External"/><Relationship Id="rId453" Type="http://schemas.openxmlformats.org/officeDocument/2006/relationships/hyperlink" Target="https://paperpile.com/c/HQttr3/L7br" TargetMode="External"/><Relationship Id="rId660" Type="http://schemas.openxmlformats.org/officeDocument/2006/relationships/hyperlink" Target="http://paperpile.com/b/HQttr3/5PPq" TargetMode="External"/><Relationship Id="rId898" Type="http://schemas.openxmlformats.org/officeDocument/2006/relationships/hyperlink" Target="http://paperpile.com/b/HQttr3/mN2p" TargetMode="External"/><Relationship Id="rId1083" Type="http://schemas.openxmlformats.org/officeDocument/2006/relationships/hyperlink" Target="http://paperpile.com/b/HQttr3/YcFS" TargetMode="External"/><Relationship Id="rId1290" Type="http://schemas.openxmlformats.org/officeDocument/2006/relationships/hyperlink" Target="http://paperpile.com/b/HQttr3/SqyF" TargetMode="External"/><Relationship Id="rId1304" Type="http://schemas.openxmlformats.org/officeDocument/2006/relationships/hyperlink" Target="http://paperpile.com/b/HQttr3/3pp5" TargetMode="External"/><Relationship Id="rId106" Type="http://schemas.openxmlformats.org/officeDocument/2006/relationships/hyperlink" Target="https://paperpile.com/c/HQttr3/SYxv+uW74" TargetMode="External"/><Relationship Id="rId313" Type="http://schemas.openxmlformats.org/officeDocument/2006/relationships/hyperlink" Target="https://paperpile.com/c/HQttr3/kJg6" TargetMode="External"/><Relationship Id="rId758" Type="http://schemas.openxmlformats.org/officeDocument/2006/relationships/hyperlink" Target="http://paperpile.com/b/HQttr3/dkXg" TargetMode="External"/><Relationship Id="rId965" Type="http://schemas.openxmlformats.org/officeDocument/2006/relationships/hyperlink" Target="http://paperpile.com/b/HQttr3/s61q" TargetMode="External"/><Relationship Id="rId1150" Type="http://schemas.openxmlformats.org/officeDocument/2006/relationships/hyperlink" Target="http://paperpile.com/b/HQttr3/VXM7" TargetMode="External"/><Relationship Id="rId10" Type="http://schemas.openxmlformats.org/officeDocument/2006/relationships/image" Target="media/image3.png"/><Relationship Id="rId94" Type="http://schemas.openxmlformats.org/officeDocument/2006/relationships/hyperlink" Target="https://paperpile.com/c/HQttr3/9b8F+VeeI" TargetMode="External"/><Relationship Id="rId397" Type="http://schemas.openxmlformats.org/officeDocument/2006/relationships/hyperlink" Target="https://paperpile.com/c/HQttr3/scQl" TargetMode="External"/><Relationship Id="rId520" Type="http://schemas.openxmlformats.org/officeDocument/2006/relationships/hyperlink" Target="https://paperpile.com/c/HQttr3/4MnI" TargetMode="External"/><Relationship Id="rId618" Type="http://schemas.openxmlformats.org/officeDocument/2006/relationships/hyperlink" Target="https://paperpile.com/c/HQttr3/XEIT" TargetMode="External"/><Relationship Id="rId825" Type="http://schemas.openxmlformats.org/officeDocument/2006/relationships/hyperlink" Target="http://paperpile.com/b/HQttr3/4MnI" TargetMode="External"/><Relationship Id="rId1248" Type="http://schemas.openxmlformats.org/officeDocument/2006/relationships/hyperlink" Target="http://paperpile.com/b/HQttr3/rhgV" TargetMode="External"/><Relationship Id="rId257" Type="http://schemas.openxmlformats.org/officeDocument/2006/relationships/hyperlink" Target="https://paperpile.com/c/HQttr3/xxaa+OXlH" TargetMode="External"/><Relationship Id="rId464" Type="http://schemas.openxmlformats.org/officeDocument/2006/relationships/hyperlink" Target="https://paperpile.com/c/HQttr3/fFS9+aIKH+nAKi" TargetMode="External"/><Relationship Id="rId1010" Type="http://schemas.openxmlformats.org/officeDocument/2006/relationships/hyperlink" Target="http://paperpile.com/b/HQttr3/v0Vc" TargetMode="External"/><Relationship Id="rId1094" Type="http://schemas.openxmlformats.org/officeDocument/2006/relationships/hyperlink" Target="http://paperpile.com/b/HQttr3/t7Ws" TargetMode="External"/><Relationship Id="rId1108" Type="http://schemas.openxmlformats.org/officeDocument/2006/relationships/hyperlink" Target="http://paperpile.com/b/HQttr3/2io9" TargetMode="External"/><Relationship Id="rId1315" Type="http://schemas.openxmlformats.org/officeDocument/2006/relationships/hyperlink" Target="http://paperpile.com/b/HQttr3/DIBK" TargetMode="External"/><Relationship Id="rId117" Type="http://schemas.openxmlformats.org/officeDocument/2006/relationships/hyperlink" Target="https://paperpile.com/c/HQttr3/eRil" TargetMode="External"/><Relationship Id="rId671" Type="http://schemas.openxmlformats.org/officeDocument/2006/relationships/hyperlink" Target="http://paperpile.com/b/HQttr3/T9Lh" TargetMode="External"/><Relationship Id="rId769" Type="http://schemas.openxmlformats.org/officeDocument/2006/relationships/hyperlink" Target="http://paperpile.com/b/HQttr3/1cI3" TargetMode="External"/><Relationship Id="rId976" Type="http://schemas.openxmlformats.org/officeDocument/2006/relationships/hyperlink" Target="http://paperpile.com/b/HQttr3/scQl" TargetMode="External"/><Relationship Id="rId324" Type="http://schemas.openxmlformats.org/officeDocument/2006/relationships/hyperlink" Target="https://paperpile.com/c/HQttr3/XoTv" TargetMode="External"/><Relationship Id="rId531" Type="http://schemas.openxmlformats.org/officeDocument/2006/relationships/hyperlink" Target="https://paperpile.com/c/HQttr3/L7br" TargetMode="External"/><Relationship Id="rId629" Type="http://schemas.openxmlformats.org/officeDocument/2006/relationships/hyperlink" Target="https://paperpile.com/c/HQttr3/lLXE+eIS2" TargetMode="External"/><Relationship Id="rId1161" Type="http://schemas.openxmlformats.org/officeDocument/2006/relationships/hyperlink" Target="http://paperpile.com/b/HQttr3/pGyj" TargetMode="External"/><Relationship Id="rId1259" Type="http://schemas.openxmlformats.org/officeDocument/2006/relationships/hyperlink" Target="http://paperpile.com/b/HQttr3/pbK6" TargetMode="External"/><Relationship Id="rId836" Type="http://schemas.openxmlformats.org/officeDocument/2006/relationships/hyperlink" Target="http://paperpile.com/b/HQttr3/PORF" TargetMode="External"/><Relationship Id="rId1021" Type="http://schemas.openxmlformats.org/officeDocument/2006/relationships/hyperlink" Target="http://paperpile.com/b/HQttr3/C3HS" TargetMode="External"/><Relationship Id="rId1119" Type="http://schemas.openxmlformats.org/officeDocument/2006/relationships/hyperlink" Target="http://paperpile.com/b/HQttr3/bu0F" TargetMode="External"/><Relationship Id="rId903" Type="http://schemas.openxmlformats.org/officeDocument/2006/relationships/hyperlink" Target="http://paperpile.com/b/HQttr3/Rm8I" TargetMode="External"/><Relationship Id="rId1326" Type="http://schemas.openxmlformats.org/officeDocument/2006/relationships/hyperlink" Target="http://paperpile.com/b/HQttr3/Yk59" TargetMode="External"/><Relationship Id="rId32" Type="http://schemas.openxmlformats.org/officeDocument/2006/relationships/hyperlink" Target="https://paperpile.com/c/HQttr3/HnZg+rhgV+uz1X+wpPj+SQeB" TargetMode="External"/><Relationship Id="rId181" Type="http://schemas.openxmlformats.org/officeDocument/2006/relationships/hyperlink" Target="https://paperpile.com/c/HQttr3/tKxR+Nwdx" TargetMode="External"/><Relationship Id="rId279" Type="http://schemas.openxmlformats.org/officeDocument/2006/relationships/hyperlink" Target="https://paperpile.com/c/HQttr3/aMsB" TargetMode="External"/><Relationship Id="rId486" Type="http://schemas.openxmlformats.org/officeDocument/2006/relationships/hyperlink" Target="https://paperpile.com/c/HQttr3/ojjx+53vG" TargetMode="External"/><Relationship Id="rId693" Type="http://schemas.openxmlformats.org/officeDocument/2006/relationships/hyperlink" Target="http://paperpile.com/b/HQttr3/GK7h" TargetMode="External"/><Relationship Id="rId139" Type="http://schemas.openxmlformats.org/officeDocument/2006/relationships/hyperlink" Target="https://paperpile.com/c/HQttr3/ufIy" TargetMode="External"/><Relationship Id="rId346" Type="http://schemas.openxmlformats.org/officeDocument/2006/relationships/hyperlink" Target="https://paperpile.com/c/HQttr3/fquX" TargetMode="External"/><Relationship Id="rId553" Type="http://schemas.openxmlformats.org/officeDocument/2006/relationships/hyperlink" Target="https://paperpile.com/c/HQttr3/pJBu" TargetMode="External"/><Relationship Id="rId760" Type="http://schemas.openxmlformats.org/officeDocument/2006/relationships/hyperlink" Target="http://paperpile.com/b/HQttr3/dkXg" TargetMode="External"/><Relationship Id="rId998" Type="http://schemas.openxmlformats.org/officeDocument/2006/relationships/hyperlink" Target="http://paperpile.com/b/HQttr3/OXlH" TargetMode="External"/><Relationship Id="rId1183" Type="http://schemas.openxmlformats.org/officeDocument/2006/relationships/hyperlink" Target="http://paperpile.com/b/HQttr3/fquX" TargetMode="External"/><Relationship Id="rId206" Type="http://schemas.openxmlformats.org/officeDocument/2006/relationships/hyperlink" Target="https://paperpile.com/c/HQttr3/tKxR" TargetMode="External"/><Relationship Id="rId413" Type="http://schemas.openxmlformats.org/officeDocument/2006/relationships/hyperlink" Target="https://paperpile.com/c/HQttr3/1cI3" TargetMode="External"/><Relationship Id="rId858" Type="http://schemas.openxmlformats.org/officeDocument/2006/relationships/hyperlink" Target="http://paperpile.com/b/HQttr3/xQjl" TargetMode="External"/><Relationship Id="rId1043" Type="http://schemas.openxmlformats.org/officeDocument/2006/relationships/hyperlink" Target="http://paperpile.com/b/HQttr3/KBkV" TargetMode="External"/><Relationship Id="rId620" Type="http://schemas.openxmlformats.org/officeDocument/2006/relationships/hyperlink" Target="https://paperpile.com/c/HQttr3/uQ02" TargetMode="External"/><Relationship Id="rId718" Type="http://schemas.openxmlformats.org/officeDocument/2006/relationships/hyperlink" Target="http://paperpile.com/b/HQttr3/IbOv" TargetMode="External"/><Relationship Id="rId925" Type="http://schemas.openxmlformats.org/officeDocument/2006/relationships/hyperlink" Target="http://paperpile.com/b/HQttr3/C109" TargetMode="External"/><Relationship Id="rId1250" Type="http://schemas.openxmlformats.org/officeDocument/2006/relationships/hyperlink" Target="http://paperpile.com/b/HQttr3/Nwdx" TargetMode="External"/><Relationship Id="rId1348" Type="http://schemas.openxmlformats.org/officeDocument/2006/relationships/hyperlink" Target="http://paperpile.com/b/HQttr3/Krwm" TargetMode="External"/><Relationship Id="rId1110" Type="http://schemas.openxmlformats.org/officeDocument/2006/relationships/hyperlink" Target="http://paperpile.com/b/HQttr3/7Zfg" TargetMode="External"/><Relationship Id="rId1208" Type="http://schemas.openxmlformats.org/officeDocument/2006/relationships/hyperlink" Target="http://paperpile.com/b/HQttr3/9k0X" TargetMode="External"/><Relationship Id="rId54" Type="http://schemas.openxmlformats.org/officeDocument/2006/relationships/hyperlink" Target="https://paperpile.com/c/HQttr3/LI2Q" TargetMode="External"/><Relationship Id="rId270" Type="http://schemas.openxmlformats.org/officeDocument/2006/relationships/hyperlink" Target="https://paperpile.com/c/HQttr3/erbk" TargetMode="External"/><Relationship Id="rId130" Type="http://schemas.openxmlformats.org/officeDocument/2006/relationships/hyperlink" Target="https://paperpile.com/c/HQttr3/HJ9c" TargetMode="External"/><Relationship Id="rId368" Type="http://schemas.openxmlformats.org/officeDocument/2006/relationships/hyperlink" Target="https://paperpile.com/c/HQttr3/L4Qy+pcPN+lZRZ" TargetMode="External"/><Relationship Id="rId575" Type="http://schemas.openxmlformats.org/officeDocument/2006/relationships/hyperlink" Target="https://paperpile.com/c/HQttr3/T9Lh" TargetMode="External"/><Relationship Id="rId782" Type="http://schemas.openxmlformats.org/officeDocument/2006/relationships/hyperlink" Target="http://paperpile.com/b/HQttr3/aIHd" TargetMode="External"/><Relationship Id="rId228" Type="http://schemas.openxmlformats.org/officeDocument/2006/relationships/hyperlink" Target="https://paperpile.com/c/HQttr3/6QrD" TargetMode="External"/><Relationship Id="rId435" Type="http://schemas.openxmlformats.org/officeDocument/2006/relationships/hyperlink" Target="https://paperpile.com/c/HQttr3/dkXg" TargetMode="External"/><Relationship Id="rId642" Type="http://schemas.openxmlformats.org/officeDocument/2006/relationships/hyperlink" Target="http://paperpile.com/b/HQttr3/Tl37" TargetMode="External"/><Relationship Id="rId1065" Type="http://schemas.openxmlformats.org/officeDocument/2006/relationships/hyperlink" Target="http://paperpile.com/b/HQttr3/yADr" TargetMode="External"/><Relationship Id="rId1272" Type="http://schemas.openxmlformats.org/officeDocument/2006/relationships/hyperlink" Target="http://paperpile.com/b/HQttr3/QwoN" TargetMode="External"/><Relationship Id="rId502" Type="http://schemas.openxmlformats.org/officeDocument/2006/relationships/hyperlink" Target="https://paperpile.com/c/HQttr3/QwoN+tFLs" TargetMode="External"/><Relationship Id="rId947" Type="http://schemas.openxmlformats.org/officeDocument/2006/relationships/hyperlink" Target="http://paperpile.com/b/HQttr3/EEMn" TargetMode="External"/><Relationship Id="rId1132" Type="http://schemas.openxmlformats.org/officeDocument/2006/relationships/hyperlink" Target="http://paperpile.com/b/HQttr3/sgSi" TargetMode="External"/><Relationship Id="rId76" Type="http://schemas.openxmlformats.org/officeDocument/2006/relationships/hyperlink" Target="https://paperpile.com/c/HQttr3/H5eu+t7Ws" TargetMode="External"/><Relationship Id="rId807" Type="http://schemas.openxmlformats.org/officeDocument/2006/relationships/hyperlink" Target="http://paperpile.com/b/HQttr3/VeeI" TargetMode="External"/><Relationship Id="rId292" Type="http://schemas.openxmlformats.org/officeDocument/2006/relationships/hyperlink" Target="https://paperpile.com/c/HQttr3/YyKR+CEuX+BT72" TargetMode="External"/><Relationship Id="rId597" Type="http://schemas.openxmlformats.org/officeDocument/2006/relationships/hyperlink" Target="https://paperpile.com/c/HQttr3/JxtB" TargetMode="External"/><Relationship Id="rId152" Type="http://schemas.openxmlformats.org/officeDocument/2006/relationships/hyperlink" Target="https://paperpile.com/c/HQttr3/pGyj" TargetMode="External"/><Relationship Id="rId457" Type="http://schemas.openxmlformats.org/officeDocument/2006/relationships/hyperlink" Target="https://paperpile.com/c/HQttr3/VeeI" TargetMode="External"/><Relationship Id="rId1087" Type="http://schemas.openxmlformats.org/officeDocument/2006/relationships/hyperlink" Target="http://paperpile.com/b/HQttr3/ojjx" TargetMode="External"/><Relationship Id="rId1294" Type="http://schemas.openxmlformats.org/officeDocument/2006/relationships/hyperlink" Target="http://paperpile.com/b/HQttr3/pwAz" TargetMode="External"/><Relationship Id="rId664" Type="http://schemas.openxmlformats.org/officeDocument/2006/relationships/hyperlink" Target="http://paperpile.com/b/HQttr3/lLXE" TargetMode="External"/><Relationship Id="rId871" Type="http://schemas.openxmlformats.org/officeDocument/2006/relationships/hyperlink" Target="http://paperpile.com/b/HQttr3/illR" TargetMode="External"/><Relationship Id="rId969" Type="http://schemas.openxmlformats.org/officeDocument/2006/relationships/hyperlink" Target="http://paperpile.com/b/HQttr3/s61q" TargetMode="External"/><Relationship Id="rId317" Type="http://schemas.openxmlformats.org/officeDocument/2006/relationships/hyperlink" Target="https://paperpile.com/c/HQttr3/U8bG" TargetMode="External"/><Relationship Id="rId524" Type="http://schemas.openxmlformats.org/officeDocument/2006/relationships/hyperlink" Target="https://paperpile.com/c/HQttr3/Rm8I" TargetMode="External"/><Relationship Id="rId731" Type="http://schemas.openxmlformats.org/officeDocument/2006/relationships/hyperlink" Target="http://paperpile.com/b/HQttr3/BT72" TargetMode="External"/><Relationship Id="rId1154" Type="http://schemas.openxmlformats.org/officeDocument/2006/relationships/hyperlink" Target="http://paperpile.com/b/HQttr3/pxC8" TargetMode="External"/><Relationship Id="rId1361" Type="http://schemas.openxmlformats.org/officeDocument/2006/relationships/hyperlink" Target="http://paperpile.com/b/HQttr3/pcPN" TargetMode="External"/><Relationship Id="rId98" Type="http://schemas.openxmlformats.org/officeDocument/2006/relationships/hyperlink" Target="https://paperpile.com/c/HQttr3/fFS9+nAKi+aIKH" TargetMode="External"/><Relationship Id="rId829" Type="http://schemas.openxmlformats.org/officeDocument/2006/relationships/hyperlink" Target="http://paperpile.com/b/HQttr3/4MnI" TargetMode="External"/><Relationship Id="rId1014" Type="http://schemas.openxmlformats.org/officeDocument/2006/relationships/hyperlink" Target="http://paperpile.com/b/HQttr3/3XeP" TargetMode="External"/><Relationship Id="rId1221" Type="http://schemas.openxmlformats.org/officeDocument/2006/relationships/hyperlink" Target="http://paperpile.com/b/HQttr3/gg7F" TargetMode="External"/><Relationship Id="rId1319" Type="http://schemas.openxmlformats.org/officeDocument/2006/relationships/hyperlink" Target="http://paperpile.com/b/HQttr3/DIBK" TargetMode="External"/><Relationship Id="rId25" Type="http://schemas.openxmlformats.org/officeDocument/2006/relationships/hyperlink" Target="https://paperpile.com/c/HQttr3/v0Vc" TargetMode="External"/><Relationship Id="rId174" Type="http://schemas.openxmlformats.org/officeDocument/2006/relationships/hyperlink" Target="https://paperpile.com/c/HQttr3/H5eu" TargetMode="External"/><Relationship Id="rId381" Type="http://schemas.openxmlformats.org/officeDocument/2006/relationships/hyperlink" Target="https://paperpile.com/c/HQttr3/1cI3" TargetMode="External"/><Relationship Id="rId241" Type="http://schemas.openxmlformats.org/officeDocument/2006/relationships/hyperlink" Target="https://paperpile.com/c/HQttr3/CjpC" TargetMode="External"/><Relationship Id="rId479" Type="http://schemas.openxmlformats.org/officeDocument/2006/relationships/hyperlink" Target="https://paperpile.com/c/HQttr3/ojjx" TargetMode="External"/><Relationship Id="rId686" Type="http://schemas.openxmlformats.org/officeDocument/2006/relationships/hyperlink" Target="http://paperpile.com/b/HQttr3/tBsW" TargetMode="External"/><Relationship Id="rId893" Type="http://schemas.openxmlformats.org/officeDocument/2006/relationships/hyperlink" Target="http://paperpile.com/b/HQttr3/CEuX" TargetMode="External"/><Relationship Id="rId339" Type="http://schemas.openxmlformats.org/officeDocument/2006/relationships/hyperlink" Target="https://paperpile.com/c/HQttr3/fYdu" TargetMode="External"/><Relationship Id="rId546" Type="http://schemas.openxmlformats.org/officeDocument/2006/relationships/hyperlink" Target="https://paperpile.com/c/HQttr3/L7br" TargetMode="External"/><Relationship Id="rId753" Type="http://schemas.openxmlformats.org/officeDocument/2006/relationships/hyperlink" Target="http://paperpile.com/b/HQttr3/7pI2" TargetMode="External"/><Relationship Id="rId1176" Type="http://schemas.openxmlformats.org/officeDocument/2006/relationships/hyperlink" Target="http://paperpile.com/b/HQttr3/yQTz" TargetMode="External"/><Relationship Id="rId1383" Type="http://schemas.microsoft.com/office/2011/relationships/people" Target="people.xml"/><Relationship Id="rId101" Type="http://schemas.openxmlformats.org/officeDocument/2006/relationships/hyperlink" Target="https://paperpile.com/c/HQttr3/fFS9+nAKi+aIKH" TargetMode="External"/><Relationship Id="rId406" Type="http://schemas.openxmlformats.org/officeDocument/2006/relationships/hyperlink" Target="https://paperpile.com/c/HQttr3/GvUB" TargetMode="External"/><Relationship Id="rId960" Type="http://schemas.openxmlformats.org/officeDocument/2006/relationships/hyperlink" Target="http://paperpile.com/b/HQttr3/b5I0" TargetMode="External"/><Relationship Id="rId1036" Type="http://schemas.openxmlformats.org/officeDocument/2006/relationships/hyperlink" Target="http://paperpile.com/b/HQttr3/qxCG" TargetMode="External"/><Relationship Id="rId1243" Type="http://schemas.openxmlformats.org/officeDocument/2006/relationships/hyperlink" Target="http://paperpile.com/b/HQttr3/yCWN" TargetMode="External"/><Relationship Id="rId613" Type="http://schemas.openxmlformats.org/officeDocument/2006/relationships/hyperlink" Target="https://paperpile.com/c/HQttr3/XEIT" TargetMode="External"/><Relationship Id="rId820" Type="http://schemas.openxmlformats.org/officeDocument/2006/relationships/hyperlink" Target="http://paperpile.com/b/HQttr3/kJg6" TargetMode="External"/><Relationship Id="rId918" Type="http://schemas.openxmlformats.org/officeDocument/2006/relationships/hyperlink" Target="http://paperpile.com/b/HQttr3/TFOm" TargetMode="External"/><Relationship Id="rId1103" Type="http://schemas.openxmlformats.org/officeDocument/2006/relationships/hyperlink" Target="http://paperpile.com/b/HQttr3/yvjg" TargetMode="External"/><Relationship Id="rId1310" Type="http://schemas.openxmlformats.org/officeDocument/2006/relationships/hyperlink" Target="http://paperpile.com/b/HQttr3/LD4r" TargetMode="External"/><Relationship Id="rId47" Type="http://schemas.openxmlformats.org/officeDocument/2006/relationships/hyperlink" Target="https://paperpile.com/c/HQttr3/p9kK" TargetMode="External"/><Relationship Id="rId196" Type="http://schemas.openxmlformats.org/officeDocument/2006/relationships/hyperlink" Target="https://paperpile.com/c/HQttr3/tKxR+Nwdx+3XeP+yvjg+EEMn+p9kK+Yk59" TargetMode="External"/><Relationship Id="rId263" Type="http://schemas.openxmlformats.org/officeDocument/2006/relationships/hyperlink" Target="https://paperpile.com/c/HQttr3/IVFB" TargetMode="External"/><Relationship Id="rId470" Type="http://schemas.openxmlformats.org/officeDocument/2006/relationships/hyperlink" Target="https://paperpile.com/c/HQttr3/wdtK" TargetMode="External"/><Relationship Id="rId123" Type="http://schemas.openxmlformats.org/officeDocument/2006/relationships/hyperlink" Target="https://paperpile.com/c/HQttr3/6WIy" TargetMode="External"/><Relationship Id="rId330" Type="http://schemas.openxmlformats.org/officeDocument/2006/relationships/hyperlink" Target="https://paperpile.com/c/HQttr3/fYdu" TargetMode="External"/><Relationship Id="rId568" Type="http://schemas.openxmlformats.org/officeDocument/2006/relationships/hyperlink" Target="https://paperpile.com/c/HQttr3/94Qh" TargetMode="External"/><Relationship Id="rId775" Type="http://schemas.openxmlformats.org/officeDocument/2006/relationships/hyperlink" Target="http://paperpile.com/b/HQttr3/1cI3" TargetMode="External"/><Relationship Id="rId982" Type="http://schemas.openxmlformats.org/officeDocument/2006/relationships/hyperlink" Target="http://paperpile.com/b/HQttr3/qeHO" TargetMode="External"/><Relationship Id="rId1198" Type="http://schemas.openxmlformats.org/officeDocument/2006/relationships/hyperlink" Target="http://paperpile.com/b/HQttr3/opft" TargetMode="External"/><Relationship Id="rId428" Type="http://schemas.openxmlformats.org/officeDocument/2006/relationships/hyperlink" Target="https://paperpile.com/c/HQttr3/lLXE" TargetMode="External"/><Relationship Id="rId635" Type="http://schemas.openxmlformats.org/officeDocument/2006/relationships/hyperlink" Target="https://paperpile.com/c/HQttr3/lLXE+eIS2" TargetMode="External"/><Relationship Id="rId842" Type="http://schemas.openxmlformats.org/officeDocument/2006/relationships/hyperlink" Target="http://paperpile.com/b/HQttr3/6QrD" TargetMode="External"/><Relationship Id="rId1058" Type="http://schemas.openxmlformats.org/officeDocument/2006/relationships/hyperlink" Target="http://paperpile.com/b/HQttr3/2hr2" TargetMode="External"/><Relationship Id="rId1265" Type="http://schemas.openxmlformats.org/officeDocument/2006/relationships/hyperlink" Target="http://paperpile.com/b/HQttr3/XWXs" TargetMode="External"/><Relationship Id="rId702" Type="http://schemas.openxmlformats.org/officeDocument/2006/relationships/hyperlink" Target="http://paperpile.com/b/HQttr3/p9kK" TargetMode="External"/><Relationship Id="rId1125" Type="http://schemas.openxmlformats.org/officeDocument/2006/relationships/hyperlink" Target="http://paperpile.com/b/HQttr3/aIKH" TargetMode="External"/><Relationship Id="rId1332" Type="http://schemas.openxmlformats.org/officeDocument/2006/relationships/hyperlink" Target="http://paperpile.com/b/HQttr3/nAKi" TargetMode="External"/><Relationship Id="rId69" Type="http://schemas.openxmlformats.org/officeDocument/2006/relationships/hyperlink" Target="https://paperpile.com/c/HQttr3/3XeP" TargetMode="External"/><Relationship Id="rId285" Type="http://schemas.openxmlformats.org/officeDocument/2006/relationships/hyperlink" Target="https://paperpile.com/c/HQttr3/YyKR" TargetMode="External"/><Relationship Id="rId492" Type="http://schemas.openxmlformats.org/officeDocument/2006/relationships/hyperlink" Target="https://paperpile.com/c/HQttr3/KBkV" TargetMode="External"/><Relationship Id="rId797" Type="http://schemas.openxmlformats.org/officeDocument/2006/relationships/hyperlink" Target="http://paperpile.com/b/HQttr3/52vP" TargetMode="External"/><Relationship Id="rId145" Type="http://schemas.openxmlformats.org/officeDocument/2006/relationships/hyperlink" Target="https://paperpile.com/c/HQttr3/HJ9c" TargetMode="External"/><Relationship Id="rId352" Type="http://schemas.openxmlformats.org/officeDocument/2006/relationships/hyperlink" Target="https://paperpile.com/c/HQttr3/pcPN+L4Qy+lZRZ" TargetMode="External"/><Relationship Id="rId1287" Type="http://schemas.openxmlformats.org/officeDocument/2006/relationships/hyperlink" Target="http://paperpile.com/b/HQttr3/Q3fU" TargetMode="External"/><Relationship Id="rId212" Type="http://schemas.openxmlformats.org/officeDocument/2006/relationships/hyperlink" Target="https://paperpile.com/c/HQttr3/p9kK" TargetMode="External"/><Relationship Id="rId657" Type="http://schemas.openxmlformats.org/officeDocument/2006/relationships/hyperlink" Target="http://paperpile.com/b/HQttr3/5PPq" TargetMode="External"/><Relationship Id="rId864" Type="http://schemas.openxmlformats.org/officeDocument/2006/relationships/hyperlink" Target="http://paperpile.com/b/HQttr3/j0ox" TargetMode="External"/><Relationship Id="rId517" Type="http://schemas.openxmlformats.org/officeDocument/2006/relationships/hyperlink" Target="https://paperpile.com/c/HQttr3/9k0X+BuJc" TargetMode="External"/><Relationship Id="rId724" Type="http://schemas.openxmlformats.org/officeDocument/2006/relationships/hyperlink" Target="http://paperpile.com/b/HQttr3/JSpl" TargetMode="External"/><Relationship Id="rId931" Type="http://schemas.openxmlformats.org/officeDocument/2006/relationships/hyperlink" Target="http://paperpile.com/b/HQttr3/L7br" TargetMode="External"/><Relationship Id="rId1147" Type="http://schemas.openxmlformats.org/officeDocument/2006/relationships/hyperlink" Target="http://paperpile.com/b/HQttr3/HXwx" TargetMode="External"/><Relationship Id="rId1354" Type="http://schemas.openxmlformats.org/officeDocument/2006/relationships/hyperlink" Target="http://paperpile.com/b/HQttr3/fFS9" TargetMode="External"/><Relationship Id="rId60" Type="http://schemas.openxmlformats.org/officeDocument/2006/relationships/hyperlink" Target="https://paperpile.com/c/HQttr3/pztn" TargetMode="External"/><Relationship Id="rId1007" Type="http://schemas.openxmlformats.org/officeDocument/2006/relationships/hyperlink" Target="http://paperpile.com/b/HQttr3/BuJc" TargetMode="External"/><Relationship Id="rId1214" Type="http://schemas.openxmlformats.org/officeDocument/2006/relationships/hyperlink" Target="http://paperpile.com/b/HQttr3/lMc7" TargetMode="External"/><Relationship Id="rId18" Type="http://schemas.openxmlformats.org/officeDocument/2006/relationships/hyperlink" Target="https://paperpile.com/c/HQttr3/VJr2" TargetMode="External"/><Relationship Id="rId167" Type="http://schemas.openxmlformats.org/officeDocument/2006/relationships/hyperlink" Target="https://paperpile.com/c/HQttr3/PORF+VJr2+H5eu" TargetMode="External"/><Relationship Id="rId374" Type="http://schemas.openxmlformats.org/officeDocument/2006/relationships/hyperlink" Target="https://paperpile.com/c/HQttr3/qxCG" TargetMode="External"/><Relationship Id="rId581" Type="http://schemas.openxmlformats.org/officeDocument/2006/relationships/hyperlink" Target="https://paperpile.com/c/HQttr3/dkXg" TargetMode="External"/><Relationship Id="rId234" Type="http://schemas.openxmlformats.org/officeDocument/2006/relationships/hyperlink" Target="https://paperpile.com/c/HQttr3/3pp5+s61q" TargetMode="External"/><Relationship Id="rId679" Type="http://schemas.openxmlformats.org/officeDocument/2006/relationships/hyperlink" Target="http://paperpile.com/b/HQttr3/5AsT" TargetMode="External"/><Relationship Id="rId886" Type="http://schemas.openxmlformats.org/officeDocument/2006/relationships/hyperlink" Target="http://paperpile.com/b/HQttr3/SQeB" TargetMode="External"/><Relationship Id="rId2" Type="http://schemas.openxmlformats.org/officeDocument/2006/relationships/numbering" Target="numbering.xml"/><Relationship Id="rId441" Type="http://schemas.openxmlformats.org/officeDocument/2006/relationships/hyperlink" Target="https://paperpile.com/c/HQttr3/JSpl" TargetMode="External"/><Relationship Id="rId539" Type="http://schemas.openxmlformats.org/officeDocument/2006/relationships/hyperlink" Target="https://paperpile.com/c/HQttr3/Wqy1+YcFS" TargetMode="External"/><Relationship Id="rId746" Type="http://schemas.openxmlformats.org/officeDocument/2006/relationships/hyperlink" Target="http://paperpile.com/b/HQttr3/eCj3" TargetMode="External"/><Relationship Id="rId1071" Type="http://schemas.openxmlformats.org/officeDocument/2006/relationships/hyperlink" Target="http://paperpile.com/b/HQttr3/aMsB" TargetMode="External"/><Relationship Id="rId1169" Type="http://schemas.openxmlformats.org/officeDocument/2006/relationships/hyperlink" Target="http://paperpile.com/b/HQttr3/eIS2" TargetMode="External"/><Relationship Id="rId1376" Type="http://schemas.openxmlformats.org/officeDocument/2006/relationships/hyperlink" Target="http://paperpile.com/b/HQttr3/erbk" TargetMode="External"/><Relationship Id="rId301" Type="http://schemas.openxmlformats.org/officeDocument/2006/relationships/hyperlink" Target="https://paperpile.com/c/HQttr3/JWF6" TargetMode="External"/><Relationship Id="rId953" Type="http://schemas.openxmlformats.org/officeDocument/2006/relationships/hyperlink" Target="http://paperpile.com/b/HQttr3/wpPj" TargetMode="External"/><Relationship Id="rId1029" Type="http://schemas.openxmlformats.org/officeDocument/2006/relationships/hyperlink" Target="http://paperpile.com/b/HQttr3/YOV7" TargetMode="External"/><Relationship Id="rId1236" Type="http://schemas.openxmlformats.org/officeDocument/2006/relationships/hyperlink" Target="http://paperpile.com/b/HQttr3/uW74" TargetMode="External"/><Relationship Id="rId82" Type="http://schemas.openxmlformats.org/officeDocument/2006/relationships/hyperlink" Target="https://paperpile.com/c/HQttr3/f7A7" TargetMode="External"/><Relationship Id="rId606" Type="http://schemas.openxmlformats.org/officeDocument/2006/relationships/hyperlink" Target="https://paperpile.com/c/HQttr3/Pkqv" TargetMode="External"/><Relationship Id="rId813" Type="http://schemas.openxmlformats.org/officeDocument/2006/relationships/hyperlink" Target="http://paperpile.com/b/HQttr3/dn2s" TargetMode="External"/><Relationship Id="rId1303" Type="http://schemas.openxmlformats.org/officeDocument/2006/relationships/hyperlink" Target="http://paperpile.com/b/HQttr3/3pp5" TargetMode="External"/><Relationship Id="rId189" Type="http://schemas.openxmlformats.org/officeDocument/2006/relationships/hyperlink" Target="https://paperpile.com/c/HQttr3/3XeP" TargetMode="External"/><Relationship Id="rId396" Type="http://schemas.openxmlformats.org/officeDocument/2006/relationships/hyperlink" Target="https://paperpile.com/c/HQttr3/scQl" TargetMode="External"/><Relationship Id="rId256" Type="http://schemas.openxmlformats.org/officeDocument/2006/relationships/hyperlink" Target="https://paperpile.com/c/HQttr3/xxaa+OXlH" TargetMode="External"/><Relationship Id="rId463" Type="http://schemas.openxmlformats.org/officeDocument/2006/relationships/hyperlink" Target="https://paperpile.com/c/HQttr3/fFS9+aIKH+nAKi" TargetMode="External"/><Relationship Id="rId670" Type="http://schemas.openxmlformats.org/officeDocument/2006/relationships/hyperlink" Target="http://paperpile.com/b/HQttr3/T9Lh" TargetMode="External"/><Relationship Id="rId1093" Type="http://schemas.openxmlformats.org/officeDocument/2006/relationships/hyperlink" Target="http://paperpile.com/b/HQttr3/CjpC" TargetMode="External"/><Relationship Id="rId116" Type="http://schemas.openxmlformats.org/officeDocument/2006/relationships/hyperlink" Target="https://paperpile.com/c/HQttr3/eRil" TargetMode="External"/><Relationship Id="rId323" Type="http://schemas.openxmlformats.org/officeDocument/2006/relationships/hyperlink" Target="https://paperpile.com/c/HQttr3/XoTv" TargetMode="External"/><Relationship Id="rId530" Type="http://schemas.openxmlformats.org/officeDocument/2006/relationships/hyperlink" Target="https://paperpile.com/c/HQttr3/VXM7" TargetMode="External"/><Relationship Id="rId768" Type="http://schemas.openxmlformats.org/officeDocument/2006/relationships/hyperlink" Target="http://paperpile.com/b/HQttr3/ZBBb" TargetMode="External"/><Relationship Id="rId975" Type="http://schemas.openxmlformats.org/officeDocument/2006/relationships/hyperlink" Target="http://paperpile.com/b/HQttr3/scQl" TargetMode="External"/><Relationship Id="rId1160" Type="http://schemas.openxmlformats.org/officeDocument/2006/relationships/hyperlink" Target="http://paperpile.com/b/HQttr3/pGyj" TargetMode="External"/><Relationship Id="rId628" Type="http://schemas.openxmlformats.org/officeDocument/2006/relationships/hyperlink" Target="https://paperpile.com/c/HQttr3/lLXE+eIS2" TargetMode="External"/><Relationship Id="rId835" Type="http://schemas.openxmlformats.org/officeDocument/2006/relationships/hyperlink" Target="http://paperpile.com/b/HQttr3/PORF" TargetMode="External"/><Relationship Id="rId1258" Type="http://schemas.openxmlformats.org/officeDocument/2006/relationships/hyperlink" Target="http://paperpile.com/b/HQttr3/pbK6" TargetMode="External"/><Relationship Id="rId1020" Type="http://schemas.openxmlformats.org/officeDocument/2006/relationships/hyperlink" Target="http://paperpile.com/b/HQttr3/C3HS" TargetMode="External"/><Relationship Id="rId1118" Type="http://schemas.openxmlformats.org/officeDocument/2006/relationships/hyperlink" Target="http://paperpile.com/b/HQttr3/bu0F" TargetMode="External"/><Relationship Id="rId1325" Type="http://schemas.openxmlformats.org/officeDocument/2006/relationships/hyperlink" Target="http://paperpile.com/b/HQttr3/Yk59" TargetMode="External"/><Relationship Id="rId902" Type="http://schemas.openxmlformats.org/officeDocument/2006/relationships/hyperlink" Target="http://paperpile.com/b/HQttr3/mN2p" TargetMode="External"/><Relationship Id="rId31" Type="http://schemas.openxmlformats.org/officeDocument/2006/relationships/hyperlink" Target="https://paperpile.com/c/HQttr3/HnZg+rhgV+uz1X+wpPj+SQeB" TargetMode="External"/><Relationship Id="rId180" Type="http://schemas.openxmlformats.org/officeDocument/2006/relationships/hyperlink" Target="https://paperpile.com/c/HQttr3/tKxR+Nwdx" TargetMode="External"/><Relationship Id="rId278" Type="http://schemas.openxmlformats.org/officeDocument/2006/relationships/hyperlink" Target="https://paperpile.com/c/HQttr3/aMsB" TargetMode="External"/><Relationship Id="rId485" Type="http://schemas.openxmlformats.org/officeDocument/2006/relationships/hyperlink" Target="https://paperpile.com/c/HQttr3/ojjx+53vG" TargetMode="External"/><Relationship Id="rId692" Type="http://schemas.openxmlformats.org/officeDocument/2006/relationships/hyperlink" Target="http://paperpile.com/b/HQttr3/GK7h" TargetMode="External"/><Relationship Id="rId138" Type="http://schemas.openxmlformats.org/officeDocument/2006/relationships/hyperlink" Target="https://paperpile.com/c/HQttr3/ufIy" TargetMode="External"/><Relationship Id="rId345" Type="http://schemas.openxmlformats.org/officeDocument/2006/relationships/hyperlink" Target="https://paperpile.com/c/HQttr3/fquX" TargetMode="External"/><Relationship Id="rId552" Type="http://schemas.openxmlformats.org/officeDocument/2006/relationships/hyperlink" Target="https://paperpile.com/c/HQttr3/pJBu" TargetMode="External"/><Relationship Id="rId997" Type="http://schemas.openxmlformats.org/officeDocument/2006/relationships/hyperlink" Target="http://paperpile.com/b/HQttr3/S96K" TargetMode="External"/><Relationship Id="rId1182" Type="http://schemas.openxmlformats.org/officeDocument/2006/relationships/hyperlink" Target="http://paperpile.com/b/HQttr3/fquX" TargetMode="External"/><Relationship Id="rId205" Type="http://schemas.openxmlformats.org/officeDocument/2006/relationships/hyperlink" Target="https://paperpile.com/c/HQttr3/tKxR+Nwdx+3XeP+yvjg+EEMn+p9kK+Yk59" TargetMode="External"/><Relationship Id="rId412" Type="http://schemas.openxmlformats.org/officeDocument/2006/relationships/hyperlink" Target="https://paperpile.com/c/HQttr3/1cI3" TargetMode="External"/><Relationship Id="rId857" Type="http://schemas.openxmlformats.org/officeDocument/2006/relationships/hyperlink" Target="http://paperpile.com/b/HQttr3/RJVK" TargetMode="External"/><Relationship Id="rId1042" Type="http://schemas.openxmlformats.org/officeDocument/2006/relationships/hyperlink" Target="http://paperpile.com/b/HQttr3/JxtB" TargetMode="External"/><Relationship Id="rId717" Type="http://schemas.openxmlformats.org/officeDocument/2006/relationships/hyperlink" Target="http://paperpile.com/b/HQttr3/H5eu" TargetMode="External"/><Relationship Id="rId924" Type="http://schemas.openxmlformats.org/officeDocument/2006/relationships/hyperlink" Target="http://paperpile.com/b/HQttr3/C109" TargetMode="External"/><Relationship Id="rId1347" Type="http://schemas.openxmlformats.org/officeDocument/2006/relationships/hyperlink" Target="http://paperpile.com/b/HQttr3/Krwm" TargetMode="External"/><Relationship Id="rId53" Type="http://schemas.openxmlformats.org/officeDocument/2006/relationships/hyperlink" Target="https://paperpile.com/c/HQttr3/vK5t" TargetMode="External"/><Relationship Id="rId1207" Type="http://schemas.openxmlformats.org/officeDocument/2006/relationships/hyperlink" Target="http://paperpile.com/b/HQttr3/9k0X" TargetMode="External"/><Relationship Id="rId367" Type="http://schemas.openxmlformats.org/officeDocument/2006/relationships/hyperlink" Target="https://paperpile.com/c/HQttr3/5oMi+b8If+XWXs+WdHb" TargetMode="External"/><Relationship Id="rId574" Type="http://schemas.openxmlformats.org/officeDocument/2006/relationships/hyperlink" Target="https://paperpile.com/c/HQttr3/T9Lh" TargetMode="External"/><Relationship Id="rId227" Type="http://schemas.openxmlformats.org/officeDocument/2006/relationships/hyperlink" Target="https://paperpile.com/c/HQttr3/6QrD" TargetMode="External"/><Relationship Id="rId781" Type="http://schemas.openxmlformats.org/officeDocument/2006/relationships/hyperlink" Target="http://paperpile.com/b/HQttr3/tKxR" TargetMode="External"/><Relationship Id="rId879" Type="http://schemas.openxmlformats.org/officeDocument/2006/relationships/hyperlink" Target="http://paperpile.com/b/HQttr3/RvVV" TargetMode="External"/><Relationship Id="rId434" Type="http://schemas.openxmlformats.org/officeDocument/2006/relationships/hyperlink" Target="https://paperpile.com/c/HQttr3/dkXg" TargetMode="External"/><Relationship Id="rId641" Type="http://schemas.openxmlformats.org/officeDocument/2006/relationships/hyperlink" Target="http://paperpile.com/b/HQttr3/Tl37" TargetMode="External"/><Relationship Id="rId739" Type="http://schemas.openxmlformats.org/officeDocument/2006/relationships/hyperlink" Target="http://paperpile.com/b/HQttr3/zYAK" TargetMode="External"/><Relationship Id="rId1064" Type="http://schemas.openxmlformats.org/officeDocument/2006/relationships/hyperlink" Target="http://paperpile.com/b/HQttr3/yADr" TargetMode="External"/><Relationship Id="rId1271" Type="http://schemas.openxmlformats.org/officeDocument/2006/relationships/hyperlink" Target="http://paperpile.com/b/HQttr3/VpbC" TargetMode="External"/><Relationship Id="rId1369" Type="http://schemas.openxmlformats.org/officeDocument/2006/relationships/hyperlink" Target="http://paperpile.com/b/HQttr3/yakP" TargetMode="External"/><Relationship Id="rId501" Type="http://schemas.openxmlformats.org/officeDocument/2006/relationships/hyperlink" Target="https://paperpile.com/c/HQttr3/dn2s+RJVK" TargetMode="External"/><Relationship Id="rId946" Type="http://schemas.openxmlformats.org/officeDocument/2006/relationships/hyperlink" Target="http://paperpile.com/b/HQttr3/EEMn" TargetMode="External"/><Relationship Id="rId1131" Type="http://schemas.openxmlformats.org/officeDocument/2006/relationships/hyperlink" Target="http://paperpile.com/b/HQttr3/wdtK" TargetMode="External"/><Relationship Id="rId1229" Type="http://schemas.openxmlformats.org/officeDocument/2006/relationships/hyperlink" Target="http://paperpile.com/b/HQttr3/eRil" TargetMode="External"/><Relationship Id="rId75" Type="http://schemas.openxmlformats.org/officeDocument/2006/relationships/hyperlink" Target="https://paperpile.com/c/HQttr3/H5eu+t7Ws" TargetMode="External"/><Relationship Id="rId806" Type="http://schemas.openxmlformats.org/officeDocument/2006/relationships/hyperlink" Target="http://paperpile.com/b/HQttr3/VeeI" TargetMode="External"/><Relationship Id="rId291" Type="http://schemas.openxmlformats.org/officeDocument/2006/relationships/hyperlink" Target="https://paperpile.com/c/HQttr3/YyKR+CEuX+BT72" TargetMode="External"/><Relationship Id="rId151" Type="http://schemas.openxmlformats.org/officeDocument/2006/relationships/hyperlink" Target="https://paperpile.com/c/HQttr3/pGyj" TargetMode="External"/><Relationship Id="rId389" Type="http://schemas.openxmlformats.org/officeDocument/2006/relationships/hyperlink" Target="https://paperpile.com/c/HQttr3/2hr2+fB9M" TargetMode="External"/><Relationship Id="rId596" Type="http://schemas.openxmlformats.org/officeDocument/2006/relationships/hyperlink" Target="https://paperpile.com/c/HQttr3/JxtB" TargetMode="External"/><Relationship Id="rId249" Type="http://schemas.openxmlformats.org/officeDocument/2006/relationships/hyperlink" Target="https://paperpile.com/c/HQttr3/VpbC" TargetMode="External"/><Relationship Id="rId456" Type="http://schemas.openxmlformats.org/officeDocument/2006/relationships/hyperlink" Target="https://paperpile.com/c/HQttr3/9b8F+VeeI" TargetMode="External"/><Relationship Id="rId663" Type="http://schemas.openxmlformats.org/officeDocument/2006/relationships/hyperlink" Target="http://paperpile.com/b/HQttr3/lLXE" TargetMode="External"/><Relationship Id="rId870" Type="http://schemas.openxmlformats.org/officeDocument/2006/relationships/hyperlink" Target="http://paperpile.com/b/HQttr3/illR" TargetMode="External"/><Relationship Id="rId1086" Type="http://schemas.openxmlformats.org/officeDocument/2006/relationships/hyperlink" Target="http://paperpile.com/b/HQttr3/ojjx" TargetMode="External"/><Relationship Id="rId1293" Type="http://schemas.openxmlformats.org/officeDocument/2006/relationships/hyperlink" Target="http://paperpile.com/b/HQttr3/pwAz" TargetMode="External"/><Relationship Id="rId109" Type="http://schemas.openxmlformats.org/officeDocument/2006/relationships/hyperlink" Target="https://paperpile.com/c/HQttr3/SYxv+uW74" TargetMode="External"/><Relationship Id="rId316" Type="http://schemas.openxmlformats.org/officeDocument/2006/relationships/hyperlink" Target="https://paperpile.com/c/HQttr3/U8bG" TargetMode="External"/><Relationship Id="rId523" Type="http://schemas.openxmlformats.org/officeDocument/2006/relationships/hyperlink" Target="https://paperpile.com/c/HQttr3/Rm8I" TargetMode="External"/><Relationship Id="rId968" Type="http://schemas.openxmlformats.org/officeDocument/2006/relationships/hyperlink" Target="http://paperpile.com/b/HQttr3/s61q" TargetMode="External"/><Relationship Id="rId1153" Type="http://schemas.openxmlformats.org/officeDocument/2006/relationships/hyperlink" Target="http://paperpile.com/b/HQttr3/pxC8" TargetMode="External"/><Relationship Id="rId97" Type="http://schemas.openxmlformats.org/officeDocument/2006/relationships/hyperlink" Target="https://paperpile.com/c/HQttr3/fFS9+nAKi+aIKH" TargetMode="External"/><Relationship Id="rId730" Type="http://schemas.openxmlformats.org/officeDocument/2006/relationships/hyperlink" Target="http://paperpile.com/b/HQttr3/5v2K" TargetMode="External"/><Relationship Id="rId828" Type="http://schemas.openxmlformats.org/officeDocument/2006/relationships/hyperlink" Target="http://paperpile.com/b/HQttr3/4MnI" TargetMode="External"/><Relationship Id="rId1013" Type="http://schemas.openxmlformats.org/officeDocument/2006/relationships/hyperlink" Target="http://paperpile.com/b/HQttr3/v0Vc" TargetMode="External"/><Relationship Id="rId1360" Type="http://schemas.openxmlformats.org/officeDocument/2006/relationships/hyperlink" Target="http://paperpile.com/b/HQttr3/pcPN" TargetMode="External"/><Relationship Id="rId1220" Type="http://schemas.openxmlformats.org/officeDocument/2006/relationships/hyperlink" Target="http://paperpile.com/b/HQttr3/gg7F" TargetMode="External"/><Relationship Id="rId1318" Type="http://schemas.openxmlformats.org/officeDocument/2006/relationships/hyperlink" Target="http://dx.doi.org/10.1101/gr.276070.121" TargetMode="External"/><Relationship Id="rId24" Type="http://schemas.openxmlformats.org/officeDocument/2006/relationships/hyperlink" Target="https://paperpile.com/c/HQttr3/v0Vc" TargetMode="External"/><Relationship Id="rId173" Type="http://schemas.openxmlformats.org/officeDocument/2006/relationships/hyperlink" Target="https://paperpile.com/c/HQttr3/PORF+VJr2+H5eu" TargetMode="External"/><Relationship Id="rId380" Type="http://schemas.openxmlformats.org/officeDocument/2006/relationships/hyperlink" Target="https://paperpile.com/c/HQttr3/1cI3" TargetMode="External"/><Relationship Id="rId240" Type="http://schemas.openxmlformats.org/officeDocument/2006/relationships/hyperlink" Target="https://paperpile.com/c/HQttr3/CjpC" TargetMode="External"/><Relationship Id="rId478" Type="http://schemas.openxmlformats.org/officeDocument/2006/relationships/hyperlink" Target="https://paperpile.com/c/HQttr3/vKgI" TargetMode="External"/><Relationship Id="rId685" Type="http://schemas.openxmlformats.org/officeDocument/2006/relationships/hyperlink" Target="http://paperpile.com/b/HQttr3/tBsW" TargetMode="External"/><Relationship Id="rId892" Type="http://schemas.openxmlformats.org/officeDocument/2006/relationships/hyperlink" Target="http://paperpile.com/b/HQttr3/CEuX" TargetMode="External"/><Relationship Id="rId100" Type="http://schemas.openxmlformats.org/officeDocument/2006/relationships/hyperlink" Target="https://paperpile.com/c/HQttr3/fFS9+nAKi+aIKH" TargetMode="External"/><Relationship Id="rId338" Type="http://schemas.openxmlformats.org/officeDocument/2006/relationships/hyperlink" Target="https://paperpile.com/c/HQttr3/Ctx9" TargetMode="External"/><Relationship Id="rId545" Type="http://schemas.openxmlformats.org/officeDocument/2006/relationships/hyperlink" Target="https://paperpile.com/c/HQttr3/L7br" TargetMode="External"/><Relationship Id="rId752" Type="http://schemas.openxmlformats.org/officeDocument/2006/relationships/hyperlink" Target="http://paperpile.com/b/HQttr3/7pI2" TargetMode="External"/><Relationship Id="rId1175" Type="http://schemas.openxmlformats.org/officeDocument/2006/relationships/hyperlink" Target="http://paperpile.com/b/HQttr3/yQTz" TargetMode="External"/><Relationship Id="rId1382" Type="http://schemas.openxmlformats.org/officeDocument/2006/relationships/fontTable" Target="fontTable.xml"/><Relationship Id="rId405" Type="http://schemas.openxmlformats.org/officeDocument/2006/relationships/hyperlink" Target="https://paperpile.com/c/HQttr3/GvUB" TargetMode="External"/><Relationship Id="rId612" Type="http://schemas.openxmlformats.org/officeDocument/2006/relationships/hyperlink" Target="https://paperpile.com/c/HQttr3/XEIT" TargetMode="External"/><Relationship Id="rId1035" Type="http://schemas.openxmlformats.org/officeDocument/2006/relationships/hyperlink" Target="http://paperpile.com/b/HQttr3/qxCG" TargetMode="External"/><Relationship Id="rId1242" Type="http://schemas.openxmlformats.org/officeDocument/2006/relationships/hyperlink" Target="http://paperpile.com/b/HQttr3/yCWN" TargetMode="External"/><Relationship Id="rId917" Type="http://schemas.openxmlformats.org/officeDocument/2006/relationships/hyperlink" Target="http://paperpile.com/b/HQttr3/joOu" TargetMode="External"/><Relationship Id="rId1102" Type="http://schemas.openxmlformats.org/officeDocument/2006/relationships/hyperlink" Target="http://paperpile.com/b/HQttr3/yvj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C9603-BA17-114A-8D75-70353767D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37</Pages>
  <Words>35410</Words>
  <Characters>138809</Characters>
  <Application>Microsoft Office Word</Application>
  <DocSecurity>0</DocSecurity>
  <Lines>2313</Lines>
  <Paragraphs>962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Wilfried Haerty (EI)</cp:lastModifiedBy>
  <cp:revision>14</cp:revision>
  <dcterms:created xsi:type="dcterms:W3CDTF">2022-04-25T14:15:00Z</dcterms:created>
  <dcterms:modified xsi:type="dcterms:W3CDTF">2022-05-02T17:07:00Z</dcterms:modified>
</cp:coreProperties>
</file>